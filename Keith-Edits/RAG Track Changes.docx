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81077" w14:textId="56547456" w:rsidR="00E33E41" w:rsidRPr="0028070B" w:rsidRDefault="00603C55">
      <w:pPr>
        <w:pStyle w:val="Title"/>
        <w:rPr>
          <w:sz w:val="44"/>
          <w:szCs w:val="44"/>
        </w:rPr>
      </w:pPr>
      <w:del w:id="0" w:author="Keith Joiner" w:date="2026-05-10T02:38:00Z" w16du:dateUtc="2026-05-09T16:38:00Z">
        <w:r>
          <w:rPr>
            <w:b/>
            <w:bCs/>
          </w:rPr>
          <w:delText>RAG</w:delText>
        </w:r>
      </w:del>
      <w:ins w:id="1" w:author="Keith Joiner" w:date="2026-05-10T02:38:00Z" w16du:dateUtc="2026-05-09T16:38:00Z">
        <w:r w:rsidR="0028070B" w:rsidRPr="0028070B">
          <w:rPr>
            <w:b/>
            <w:bCs/>
            <w:sz w:val="44"/>
            <w:szCs w:val="44"/>
          </w:rPr>
          <w:t>Retrieval-Augmented Generation</w:t>
        </w:r>
      </w:ins>
      <w:r w:rsidR="0028070B" w:rsidRPr="0028070B">
        <w:rPr>
          <w:b/>
          <w:bCs/>
          <w:sz w:val="44"/>
          <w:szCs w:val="44"/>
        </w:rPr>
        <w:t xml:space="preserve"> for </w:t>
      </w:r>
      <w:del w:id="2" w:author="Keith Joiner" w:date="2026-05-10T02:38:00Z" w16du:dateUtc="2026-05-09T16:38:00Z">
        <w:r>
          <w:rPr>
            <w:b/>
            <w:bCs/>
          </w:rPr>
          <w:delText>DoW</w:delText>
        </w:r>
      </w:del>
      <w:ins w:id="3" w:author="Keith Joiner" w:date="2026-05-10T02:38:00Z" w16du:dateUtc="2026-05-09T16:38:00Z">
        <w:r w:rsidR="0028070B" w:rsidRPr="0028070B">
          <w:rPr>
            <w:b/>
            <w:bCs/>
            <w:sz w:val="44"/>
            <w:szCs w:val="44"/>
          </w:rPr>
          <w:t>Departmental</w:t>
        </w:r>
      </w:ins>
      <w:r w:rsidR="0028070B" w:rsidRPr="0028070B">
        <w:rPr>
          <w:b/>
          <w:bCs/>
          <w:sz w:val="44"/>
          <w:szCs w:val="44"/>
        </w:rPr>
        <w:t xml:space="preserve"> Test &amp; Evaluation</w:t>
      </w:r>
      <w:del w:id="4" w:author="Keith Joiner" w:date="2026-05-10T02:38:00Z" w16du:dateUtc="2026-05-09T16:38:00Z">
        <w:r>
          <w:rPr>
            <w:b/>
            <w:bCs/>
          </w:rPr>
          <w:delText>: Architecture, Security, and Automated Report Generation</w:delText>
        </w:r>
      </w:del>
    </w:p>
    <w:p w14:paraId="6FDF5E55" w14:textId="56DA5AB1" w:rsidR="00E33E41" w:rsidRDefault="008D6537" w:rsidP="0028070B">
      <w:pPr>
        <w:pStyle w:val="Author"/>
      </w:pPr>
      <w:r>
        <w:t>Sam Bright</w:t>
      </w:r>
      <w:ins w:id="5" w:author="Keith Joiner" w:date="2026-05-10T02:38:00Z" w16du:dateUtc="2026-05-09T16:38:00Z">
        <w:r w:rsidR="0028070B">
          <w:t xml:space="preserve"> and </w:t>
        </w:r>
      </w:ins>
      <w:r>
        <w:t>Michael Soltys</w:t>
      </w:r>
    </w:p>
    <w:p w14:paraId="3B022E2D" w14:textId="77777777" w:rsidR="00E33E41" w:rsidRDefault="00603C55">
      <w:pPr>
        <w:pStyle w:val="Date"/>
        <w:rPr>
          <w:del w:id="6" w:author="Keith Joiner" w:date="2026-05-10T02:38:00Z" w16du:dateUtc="2026-05-09T16:38:00Z"/>
        </w:rPr>
      </w:pPr>
      <w:del w:id="7" w:author="Keith Joiner" w:date="2026-05-10T02:38:00Z" w16du:dateUtc="2026-05-09T16:38:00Z">
        <w:r>
          <w:delText>2026-05-07</w:delText>
        </w:r>
      </w:del>
    </w:p>
    <w:p w14:paraId="6732D657" w14:textId="77777777" w:rsidR="00E33E41" w:rsidRDefault="00603C55">
      <w:pPr>
        <w:pStyle w:val="AbstractTitle"/>
      </w:pPr>
      <w:r>
        <w:t>Abstract</w:t>
      </w:r>
    </w:p>
    <w:p w14:paraId="7DCE2682" w14:textId="77777777" w:rsidR="00E50205" w:rsidRDefault="00603C55" w:rsidP="00E50205">
      <w:pPr>
        <w:pStyle w:val="Abstract"/>
        <w:spacing w:after="0"/>
      </w:pPr>
      <w:del w:id="8" w:author="Keith Joiner" w:date="2026-05-10T02:38:00Z" w16du:dateUtc="2026-05-09T16:38:00Z">
        <w:r>
          <w:delText xml:space="preserve">1.0 </w:delText>
        </w:r>
      </w:del>
      <w:r>
        <w:t xml:space="preserve">This paper presents a comprehensive examination of Retrieval-Augmented Generation (RAG) as a production-deployable AI capability for </w:t>
      </w:r>
      <w:del w:id="9" w:author="Keith Joiner" w:date="2026-05-10T02:38:00Z" w16du:dateUtc="2026-05-09T16:38:00Z">
        <w:r>
          <w:delText>Department of War (DoW)</w:delText>
        </w:r>
      </w:del>
      <w:ins w:id="10" w:author="Keith Joiner" w:date="2026-05-10T02:38:00Z" w16du:dateUtc="2026-05-09T16:38:00Z">
        <w:r w:rsidR="002D6BEF">
          <w:t>the</w:t>
        </w:r>
      </w:ins>
      <w:r w:rsidR="002D6BEF">
        <w:t xml:space="preserve"> Test and Evaluation (T&amp;E) programs</w:t>
      </w:r>
      <w:del w:id="11" w:author="Keith Joiner" w:date="2026-05-10T02:38:00Z" w16du:dateUtc="2026-05-09T16:38:00Z">
        <w:r>
          <w:delText>.</w:delText>
        </w:r>
      </w:del>
      <w:ins w:id="12" w:author="Keith Joiner" w:date="2026-05-10T02:38:00Z" w16du:dateUtc="2026-05-09T16:38:00Z">
        <w:r w:rsidR="002D6BEF">
          <w:t xml:space="preserve"> of Government Departments, illustrated by the </w:t>
        </w:r>
        <w:r>
          <w:t>Department of War (DoW).</w:t>
        </w:r>
      </w:ins>
      <w:r>
        <w:t xml:space="preserve"> The paper is organized around four core arguments: </w:t>
      </w:r>
    </w:p>
    <w:p w14:paraId="1B522FEB" w14:textId="77777777" w:rsidR="00E50205" w:rsidRDefault="00603C55" w:rsidP="00E50205">
      <w:pPr>
        <w:pStyle w:val="Abstract"/>
        <w:spacing w:before="120" w:after="0"/>
        <w:ind w:left="720"/>
      </w:pPr>
      <w:r>
        <w:t xml:space="preserve">(1) RAG architecturally outperforms general-purpose Large Language Models (LLMs) for domain-specific T&amp;E tasks by grounding inference in authoritative, mission-curated knowledge bases rather than relying solely on parametric memory; </w:t>
      </w:r>
    </w:p>
    <w:p w14:paraId="4DC12F02" w14:textId="77777777" w:rsidR="00E50205" w:rsidRDefault="00603C55" w:rsidP="00E50205">
      <w:pPr>
        <w:pStyle w:val="Abstract"/>
        <w:spacing w:before="0" w:after="0"/>
        <w:ind w:left="720"/>
        <w:rPr>
          <w:ins w:id="13" w:author="Keith Joiner" w:date="2026-05-10T02:38:00Z" w16du:dateUtc="2026-05-09T16:38:00Z"/>
        </w:rPr>
      </w:pPr>
      <w:r>
        <w:t>(2) production</w:t>
      </w:r>
      <w:del w:id="14" w:author="Keith Joiner" w:date="2026-05-10T02:38:00Z" w16du:dateUtc="2026-05-09T16:38:00Z">
        <w:r>
          <w:delText xml:space="preserve"> DoW</w:delText>
        </w:r>
      </w:del>
      <w:r>
        <w:t xml:space="preserve"> RAG systems require a specific, layered architecture spanning document ingestion, vector indexing, retrieval orchestration, generation, and observability, deployable across cloud impact levels</w:t>
      </w:r>
      <w:del w:id="15" w:author="Keith Joiner" w:date="2026-05-10T02:38:00Z" w16du:dateUtc="2026-05-09T16:38:00Z">
        <w:r>
          <w:delText xml:space="preserve"> IL4 through IL6; </w:delText>
        </w:r>
      </w:del>
      <w:ins w:id="16" w:author="Keith Joiner" w:date="2026-05-10T02:38:00Z" w16du:dateUtc="2026-05-09T16:38:00Z">
        <w:r>
          <w:t xml:space="preserve">; </w:t>
        </w:r>
      </w:ins>
    </w:p>
    <w:p w14:paraId="1E3C34E1" w14:textId="77777777" w:rsidR="00E50205" w:rsidRDefault="00603C55" w:rsidP="00E50205">
      <w:pPr>
        <w:pStyle w:val="Abstract"/>
        <w:spacing w:before="0" w:after="0"/>
        <w:ind w:left="720"/>
      </w:pPr>
      <w:r>
        <w:t>(3) operating RAG with Controlled Unclassified Information (CUI) and classified data requires a security control regime drawn from NIST SP 800-53, the DoD Risk Management Framework (RMF), CMMC, Zero Trust Architecture (ZTA) principles, and DISA impact-level guidance; and</w:t>
      </w:r>
    </w:p>
    <w:p w14:paraId="16B29C5C" w14:textId="77777777" w:rsidR="00E50205" w:rsidRDefault="00603C55" w:rsidP="00E50205">
      <w:pPr>
        <w:pStyle w:val="Abstract"/>
        <w:spacing w:before="0" w:after="0"/>
        <w:ind w:left="720"/>
      </w:pPr>
      <w:r>
        <w:t xml:space="preserve">(4) few-shot prompting transforms a RAG question-answering pipeline into a structured, automated report generation capability that materially reduces analyst workload and accelerates T&amp;E deliverables such as Test Plans, Test Reports, and Interim Fielding Assessments. </w:t>
      </w:r>
    </w:p>
    <w:p w14:paraId="2455C45D" w14:textId="55B4F934" w:rsidR="00E33E41" w:rsidRPr="003F0EAB" w:rsidRDefault="00603C55" w:rsidP="00E50205">
      <w:pPr>
        <w:pStyle w:val="Abstract"/>
        <w:rPr>
          <w:lang w:val="en-AU"/>
        </w:rPr>
      </w:pPr>
      <w:r>
        <w:t>Together</w:t>
      </w:r>
      <w:ins w:id="17" w:author="Keith Joiner" w:date="2026-05-10T02:38:00Z" w16du:dateUtc="2026-05-09T16:38:00Z">
        <w:r w:rsidR="003F0EAB">
          <w:t>,</w:t>
        </w:r>
      </w:ins>
      <w:r>
        <w:t xml:space="preserve"> these arguments establish the theoretical and practical foundation for a full-lifecycle RAG deployment within a </w:t>
      </w:r>
      <w:del w:id="18" w:author="Keith Joiner" w:date="2026-05-10T02:38:00Z" w16du:dateUtc="2026-05-09T16:38:00Z">
        <w:r>
          <w:delText xml:space="preserve">DoW </w:delText>
        </w:r>
      </w:del>
      <w:r>
        <w:t xml:space="preserve">T&amp;E enterprise. We ground the discussion in a case study of a production RAG system the authors deployed on </w:t>
      </w:r>
      <w:ins w:id="19" w:author="Keith Joiner" w:date="2026-05-10T02:38:00Z" w16du:dateUtc="2026-05-09T16:38:00Z">
        <w:r w:rsidR="003F0EAB" w:rsidRPr="003F0EAB">
          <w:rPr>
            <w:lang w:val="en-AU"/>
          </w:rPr>
          <w:t>Amazon Web Services</w:t>
        </w:r>
        <w:r w:rsidR="003F0EAB">
          <w:rPr>
            <w:lang w:val="en-AU"/>
          </w:rPr>
          <w:t xml:space="preserve"> (</w:t>
        </w:r>
      </w:ins>
      <w:r>
        <w:t>AWS</w:t>
      </w:r>
      <w:ins w:id="20" w:author="Keith Joiner" w:date="2026-05-10T02:38:00Z" w16du:dateUtc="2026-05-09T16:38:00Z">
        <w:r w:rsidR="003F0EAB">
          <w:t>)</w:t>
        </w:r>
      </w:ins>
      <w:r>
        <w:t xml:space="preserve"> </w:t>
      </w:r>
      <w:r w:rsidRPr="003F0EAB">
        <w:rPr>
          <w:i/>
          <w:iCs/>
        </w:rPr>
        <w:t>GovCloud</w:t>
      </w:r>
      <w:r>
        <w:t xml:space="preserve"> for a Navy warfare center, providing concrete evidence of the layered architecture in operational use.</w:t>
      </w:r>
    </w:p>
    <w:p w14:paraId="095AE7D3" w14:textId="454749A1" w:rsidR="00E33E41" w:rsidRDefault="00603C55" w:rsidP="00E50205">
      <w:pPr>
        <w:pStyle w:val="FirstParagraph"/>
      </w:pPr>
      <w:r>
        <w:rPr>
          <w:b/>
          <w:bCs/>
        </w:rPr>
        <w:t>Keywords:</w:t>
      </w:r>
      <w:r>
        <w:t xml:space="preserve"> Retrieval-Augmented Generation, Large Language Models, Test and Evaluation, Few-Shot Prompting, </w:t>
      </w:r>
      <w:del w:id="21" w:author="Keith Joiner" w:date="2026-05-10T02:38:00Z" w16du:dateUtc="2026-05-09T16:38:00Z">
        <w:r>
          <w:delText xml:space="preserve">DoW </w:delText>
        </w:r>
      </w:del>
      <w:r>
        <w:t>Cloud Security</w:t>
      </w:r>
    </w:p>
    <w:p w14:paraId="7F7C3A6D" w14:textId="77777777" w:rsidR="00E33E41" w:rsidRDefault="00603C55" w:rsidP="00E50205">
      <w:pPr>
        <w:pStyle w:val="Heading1"/>
      </w:pPr>
      <w:bookmarkStart w:id="22" w:name="introduction"/>
      <w:r>
        <w:t>Introduction</w:t>
      </w:r>
    </w:p>
    <w:p w14:paraId="65070235" w14:textId="77777777" w:rsidR="003F0EAB" w:rsidRDefault="00603C55" w:rsidP="00E50205">
      <w:pPr>
        <w:pStyle w:val="FirstParagraph"/>
      </w:pPr>
      <w:r>
        <w:t xml:space="preserve">Large Language Models </w:t>
      </w:r>
      <w:ins w:id="23" w:author="Keith Joiner" w:date="2026-05-10T02:38:00Z" w16du:dateUtc="2026-05-09T16:38:00Z">
        <w:r w:rsidR="003F0EAB">
          <w:t xml:space="preserve">(LLMs) </w:t>
        </w:r>
      </w:ins>
      <w:r>
        <w:t xml:space="preserve">have emerged as transformative tools across </w:t>
      </w:r>
      <w:del w:id="24" w:author="Keith Joiner" w:date="2026-05-10T02:38:00Z" w16du:dateUtc="2026-05-09T16:38:00Z">
        <w:r>
          <w:delText>government</w:delText>
        </w:r>
      </w:del>
      <w:ins w:id="25" w:author="Keith Joiner" w:date="2026-05-10T02:38:00Z" w16du:dateUtc="2026-05-09T16:38:00Z">
        <w:r>
          <w:t>government</w:t>
        </w:r>
        <w:r w:rsidR="003F0EAB">
          <w:t>s</w:t>
        </w:r>
      </w:ins>
      <w:r>
        <w:t xml:space="preserve"> and industry, yet their application to</w:t>
      </w:r>
      <w:del w:id="26" w:author="Keith Joiner" w:date="2026-05-10T02:38:00Z" w16du:dateUtc="2026-05-09T16:38:00Z">
        <w:r>
          <w:delText xml:space="preserve"> Department of War</w:delText>
        </w:r>
      </w:del>
      <w:r>
        <w:t xml:space="preserve"> Test and Evaluation programs presents acute challenges. LLMs store knowledge in fixed model weights trained on a static corpus; once training ends, the model cannot access updated information without retraining (Lewis et al. 2020; Gao et al. 2023). For T&amp;E environments, this creates three critical failure modes:</w:t>
      </w:r>
    </w:p>
    <w:p w14:paraId="57C4B102" w14:textId="4E02124B" w:rsidR="003F0EAB" w:rsidRDefault="00603C55" w:rsidP="003F0EAB">
      <w:pPr>
        <w:pStyle w:val="FirstParagraph"/>
        <w:numPr>
          <w:ilvl w:val="0"/>
          <w:numId w:val="2"/>
        </w:numPr>
      </w:pPr>
      <w:r>
        <w:lastRenderedPageBreak/>
        <w:t xml:space="preserve">knowledge staleness, as test procedures, system specifications, and </w:t>
      </w:r>
      <w:del w:id="27" w:author="Keith Joiner" w:date="2026-05-10T02:38:00Z" w16du:dateUtc="2026-05-09T16:38:00Z">
        <w:r>
          <w:delText>MIL-STDs</w:delText>
        </w:r>
      </w:del>
      <w:ins w:id="28" w:author="Keith Joiner" w:date="2026-05-10T02:38:00Z" w16du:dateUtc="2026-05-09T16:38:00Z">
        <w:r w:rsidR="00A83F97">
          <w:t>standards</w:t>
        </w:r>
      </w:ins>
      <w:r>
        <w:t xml:space="preserve"> evolve continuously; </w:t>
      </w:r>
    </w:p>
    <w:p w14:paraId="113378A7" w14:textId="7802B34B" w:rsidR="003F0EAB" w:rsidRDefault="00603C55" w:rsidP="003F0EAB">
      <w:pPr>
        <w:pStyle w:val="FirstParagraph"/>
        <w:numPr>
          <w:ilvl w:val="0"/>
          <w:numId w:val="2"/>
        </w:numPr>
      </w:pPr>
      <w:r>
        <w:t>hallucination under domain sparsity, where models generate plausible but factually incorrect outputs in safety</w:t>
      </w:r>
      <w:ins w:id="29" w:author="Keith Joiner" w:date="2026-05-10T02:38:00Z" w16du:dateUtc="2026-05-09T16:38:00Z">
        <w:r w:rsidR="00A83F97">
          <w:t xml:space="preserve"> and mission</w:t>
        </w:r>
      </w:ins>
      <w:r>
        <w:t xml:space="preserve">-critical reporting contexts; and </w:t>
      </w:r>
      <w:del w:id="30" w:author="Keith Joiner" w:date="2026-05-10T02:38:00Z" w16du:dateUtc="2026-05-09T16:38:00Z">
        <w:r>
          <w:delText>non-traceability, where outputs cannot be traced to specific authoritative sources, violating DoW documentation standards that require cited, auditable evidence.</w:delText>
        </w:r>
      </w:del>
    </w:p>
    <w:p w14:paraId="5BDA7151" w14:textId="1AEC18B6" w:rsidR="00E33E41" w:rsidRDefault="00A83F97" w:rsidP="003F0EAB">
      <w:pPr>
        <w:pStyle w:val="FirstParagraph"/>
        <w:numPr>
          <w:ilvl w:val="0"/>
          <w:numId w:val="2"/>
        </w:numPr>
        <w:rPr>
          <w:ins w:id="31" w:author="Keith Joiner" w:date="2026-05-10T02:38:00Z" w16du:dateUtc="2026-05-09T16:38:00Z"/>
        </w:rPr>
      </w:pPr>
      <w:ins w:id="32" w:author="Keith Joiner" w:date="2026-05-10T02:38:00Z" w16du:dateUtc="2026-05-09T16:38:00Z">
        <w:r>
          <w:t xml:space="preserve">poor traceability, where outputs cannot be traced to specific authoritative sources, </w:t>
        </w:r>
        <w:r w:rsidR="003F0EAB">
          <w:t xml:space="preserve">likely </w:t>
        </w:r>
        <w:r>
          <w:t>violating</w:t>
        </w:r>
        <w:r w:rsidR="003F0EAB">
          <w:t xml:space="preserve"> departmental</w:t>
        </w:r>
        <w:r>
          <w:t xml:space="preserve"> documentation standards that require cited, auditable evidence.</w:t>
        </w:r>
      </w:ins>
    </w:p>
    <w:p w14:paraId="4D7EACE6" w14:textId="77777777" w:rsidR="003F0EAB" w:rsidRDefault="00603C55" w:rsidP="00E50205">
      <w:pPr>
        <w:pStyle w:val="BodyText"/>
      </w:pPr>
      <w:r>
        <w:t>Retrieval-Augmented Generation</w:t>
      </w:r>
      <w:del w:id="33" w:author="Keith Joiner" w:date="2026-05-10T02:38:00Z" w16du:dateUtc="2026-05-09T16:38:00Z">
        <w:r>
          <w:delText>,</w:delText>
        </w:r>
      </w:del>
      <w:ins w:id="34" w:author="Keith Joiner" w:date="2026-05-10T02:38:00Z" w16du:dateUtc="2026-05-09T16:38:00Z">
        <w:r w:rsidR="003F0EAB">
          <w:t xml:space="preserve"> (RAG)</w:t>
        </w:r>
        <w:r>
          <w:t>,</w:t>
        </w:r>
      </w:ins>
      <w:r>
        <w:t xml:space="preserve"> first formally introduced by Lewis et al. (2020) at Facebook AI Research, addresses these limitations by combining pre-trained parametric memory (the LLM) with non-parametric memory (a dense vector index of documents) accessed through a pre-trained neural retriever. The original formulation proposed two architectures: </w:t>
      </w:r>
    </w:p>
    <w:p w14:paraId="4D32F820" w14:textId="77777777" w:rsidR="003F0EAB" w:rsidRDefault="00603C55" w:rsidP="003F0EAB">
      <w:pPr>
        <w:pStyle w:val="BodyText"/>
        <w:numPr>
          <w:ilvl w:val="0"/>
          <w:numId w:val="3"/>
        </w:numPr>
      </w:pPr>
      <w:r>
        <w:t xml:space="preserve">RAG-Sequence, where the same retrieved document conditions the entire generated sequence, and </w:t>
      </w:r>
    </w:p>
    <w:p w14:paraId="351F1235" w14:textId="161C0D32" w:rsidR="003F0EAB" w:rsidRDefault="00603C55" w:rsidP="003F0EAB">
      <w:pPr>
        <w:pStyle w:val="BodyText"/>
        <w:numPr>
          <w:ilvl w:val="0"/>
          <w:numId w:val="3"/>
        </w:numPr>
      </w:pPr>
      <w:r>
        <w:t xml:space="preserve">RAG-Token, where different documents can inform different output tokens. </w:t>
      </w:r>
    </w:p>
    <w:p w14:paraId="5E747A4C" w14:textId="77777777" w:rsidR="00A83F97" w:rsidRDefault="00603C55" w:rsidP="00E50205">
      <w:pPr>
        <w:pStyle w:val="BodyText"/>
      </w:pPr>
      <w:r>
        <w:t>Both</w:t>
      </w:r>
      <w:ins w:id="35" w:author="Keith Joiner" w:date="2026-05-10T02:38:00Z" w16du:dateUtc="2026-05-09T16:38:00Z">
        <w:r>
          <w:t xml:space="preserve"> </w:t>
        </w:r>
        <w:r w:rsidR="003F0EAB">
          <w:t>approaches</w:t>
        </w:r>
      </w:ins>
      <w:r w:rsidR="003F0EAB">
        <w:t xml:space="preserve"> </w:t>
      </w:r>
      <w:r>
        <w:t>achieved state-of-the-art results on open-domain question answering, outperforming both parametric-only and extractive retrieval-based approaches (Lewis et al. 2020). RAG has since become the dominant approach for knowledge-grounding LLMs in enterprise and government contexts</w:t>
      </w:r>
      <w:del w:id="36" w:author="Keith Joiner" w:date="2026-05-10T02:38:00Z" w16du:dateUtc="2026-05-09T16:38:00Z">
        <w:r>
          <w:delText>, enabling dynamic knowledge updates without retraining, source attribution that satisfies DoW traceability requirements, cost-efficient knowledge base maintenance, substantial hallucination reduction, and regulatory alignment through classification-aware metadata (Amazon Web Services 2025; IBM 2025).</w:delText>
        </w:r>
      </w:del>
      <w:ins w:id="37" w:author="Keith Joiner" w:date="2026-05-10T02:38:00Z" w16du:dateUtc="2026-05-09T16:38:00Z">
        <w:r w:rsidR="0028070B">
          <w:t xml:space="preserve"> (</w:t>
        </w:r>
        <w:r w:rsidR="0028070B" w:rsidRPr="0028070B">
          <w:rPr>
            <w:lang w:val="en-AU"/>
          </w:rPr>
          <w:t>Kaddour et al.</w:t>
        </w:r>
        <w:r w:rsidR="0028070B">
          <w:rPr>
            <w:lang w:val="en-AU"/>
          </w:rPr>
          <w:t>,</w:t>
        </w:r>
        <w:r w:rsidR="0028070B" w:rsidRPr="0028070B">
          <w:rPr>
            <w:lang w:val="en-AU"/>
          </w:rPr>
          <w:t xml:space="preserve"> 2023</w:t>
        </w:r>
        <w:r w:rsidR="0028070B">
          <w:rPr>
            <w:lang w:val="en-AU"/>
          </w:rPr>
          <w:t>;</w:t>
        </w:r>
        <w:r w:rsidR="00A83F97">
          <w:rPr>
            <w:lang w:val="en-AU"/>
          </w:rPr>
          <w:t xml:space="preserve"> </w:t>
        </w:r>
        <w:r w:rsidR="0028070B" w:rsidRPr="0028070B">
          <w:rPr>
            <w:lang w:val="en-AU"/>
          </w:rPr>
          <w:t>Karakurt &amp; Akbulut</w:t>
        </w:r>
        <w:r w:rsidR="0028070B">
          <w:rPr>
            <w:lang w:val="en-AU"/>
          </w:rPr>
          <w:t xml:space="preserve">, </w:t>
        </w:r>
        <w:r w:rsidR="0028070B" w:rsidRPr="0028070B">
          <w:rPr>
            <w:lang w:val="en-AU"/>
          </w:rPr>
          <w:t>2026</w:t>
        </w:r>
        <w:r w:rsidR="0028070B">
          <w:t>)</w:t>
        </w:r>
        <w:r w:rsidR="00A83F97">
          <w:t>. Advantages claimed include:</w:t>
        </w:r>
      </w:ins>
    </w:p>
    <w:p w14:paraId="05CC24EA" w14:textId="77777777" w:rsidR="00A83F97" w:rsidRPr="00A83F97" w:rsidRDefault="00603C55" w:rsidP="00A83F97">
      <w:pPr>
        <w:pStyle w:val="BodyText"/>
        <w:numPr>
          <w:ilvl w:val="0"/>
          <w:numId w:val="4"/>
        </w:numPr>
        <w:rPr>
          <w:ins w:id="38" w:author="Keith Joiner" w:date="2026-05-10T02:38:00Z" w16du:dateUtc="2026-05-09T16:38:00Z"/>
          <w:lang w:val="en-AU"/>
        </w:rPr>
      </w:pPr>
      <w:ins w:id="39" w:author="Keith Joiner" w:date="2026-05-10T02:38:00Z" w16du:dateUtc="2026-05-09T16:38:00Z">
        <w:r>
          <w:t xml:space="preserve">enabling dynamic knowledge updates without retraining, </w:t>
        </w:r>
      </w:ins>
    </w:p>
    <w:p w14:paraId="348D2647" w14:textId="3A9D3233" w:rsidR="00A83F97" w:rsidRPr="00A83F97" w:rsidRDefault="00603C55" w:rsidP="00A83F97">
      <w:pPr>
        <w:pStyle w:val="BodyText"/>
        <w:numPr>
          <w:ilvl w:val="0"/>
          <w:numId w:val="4"/>
        </w:numPr>
        <w:rPr>
          <w:ins w:id="40" w:author="Keith Joiner" w:date="2026-05-10T02:38:00Z" w16du:dateUtc="2026-05-09T16:38:00Z"/>
          <w:lang w:val="en-AU"/>
        </w:rPr>
      </w:pPr>
      <w:ins w:id="41" w:author="Keith Joiner" w:date="2026-05-10T02:38:00Z" w16du:dateUtc="2026-05-09T16:38:00Z">
        <w:r>
          <w:t xml:space="preserve">source attribution that </w:t>
        </w:r>
        <w:r w:rsidR="00A83F97">
          <w:t xml:space="preserve">better </w:t>
        </w:r>
        <w:r>
          <w:t xml:space="preserve">satisfies </w:t>
        </w:r>
        <w:r w:rsidR="00A83F97">
          <w:t>Government</w:t>
        </w:r>
        <w:r>
          <w:t xml:space="preserve"> traceability requirements, </w:t>
        </w:r>
      </w:ins>
    </w:p>
    <w:p w14:paraId="5C327FDB" w14:textId="77777777" w:rsidR="00A83F97" w:rsidRPr="00A83F97" w:rsidRDefault="00603C55" w:rsidP="00A83F97">
      <w:pPr>
        <w:pStyle w:val="BodyText"/>
        <w:numPr>
          <w:ilvl w:val="0"/>
          <w:numId w:val="4"/>
        </w:numPr>
        <w:rPr>
          <w:ins w:id="42" w:author="Keith Joiner" w:date="2026-05-10T02:38:00Z" w16du:dateUtc="2026-05-09T16:38:00Z"/>
          <w:lang w:val="en-AU"/>
        </w:rPr>
      </w:pPr>
      <w:ins w:id="43" w:author="Keith Joiner" w:date="2026-05-10T02:38:00Z" w16du:dateUtc="2026-05-09T16:38:00Z">
        <w:r>
          <w:t xml:space="preserve">cost-efficient knowledge base maintenance, </w:t>
        </w:r>
      </w:ins>
    </w:p>
    <w:p w14:paraId="6CC622EA" w14:textId="77777777" w:rsidR="00A83F97" w:rsidRPr="00A83F97" w:rsidRDefault="00603C55" w:rsidP="00A83F97">
      <w:pPr>
        <w:pStyle w:val="BodyText"/>
        <w:numPr>
          <w:ilvl w:val="0"/>
          <w:numId w:val="4"/>
        </w:numPr>
        <w:rPr>
          <w:ins w:id="44" w:author="Keith Joiner" w:date="2026-05-10T02:38:00Z" w16du:dateUtc="2026-05-09T16:38:00Z"/>
          <w:lang w:val="en-AU"/>
        </w:rPr>
      </w:pPr>
      <w:ins w:id="45" w:author="Keith Joiner" w:date="2026-05-10T02:38:00Z" w16du:dateUtc="2026-05-09T16:38:00Z">
        <w:r>
          <w:t xml:space="preserve">substantial </w:t>
        </w:r>
        <w:r w:rsidR="00A83F97">
          <w:t xml:space="preserve">reduction in </w:t>
        </w:r>
        <w:r>
          <w:t xml:space="preserve">hallucination </w:t>
        </w:r>
        <w:r w:rsidR="0028070B">
          <w:t xml:space="preserve"> </w:t>
        </w:r>
        <w:r w:rsidR="0028070B" w:rsidRPr="0028070B">
          <w:rPr>
            <w:lang w:val="en-AU"/>
          </w:rPr>
          <w:t>(Gao et al. 2023)</w:t>
        </w:r>
        <w:r>
          <w:t xml:space="preserve">, and </w:t>
        </w:r>
      </w:ins>
    </w:p>
    <w:p w14:paraId="663A04DE" w14:textId="43B408E5" w:rsidR="00E33E41" w:rsidRPr="0028070B" w:rsidRDefault="00603C55" w:rsidP="00A83F97">
      <w:pPr>
        <w:pStyle w:val="BodyText"/>
        <w:numPr>
          <w:ilvl w:val="0"/>
          <w:numId w:val="4"/>
        </w:numPr>
        <w:rPr>
          <w:ins w:id="46" w:author="Keith Joiner" w:date="2026-05-10T02:38:00Z" w16du:dateUtc="2026-05-09T16:38:00Z"/>
          <w:lang w:val="en-AU"/>
        </w:rPr>
      </w:pPr>
      <w:ins w:id="47" w:author="Keith Joiner" w:date="2026-05-10T02:38:00Z" w16du:dateUtc="2026-05-09T16:38:00Z">
        <w:r>
          <w:t>regulatory alignment through classification-aware metadata (Amazon Web Services 2025; IBM 2025).</w:t>
        </w:r>
      </w:ins>
    </w:p>
    <w:p w14:paraId="7CC05722" w14:textId="77777777" w:rsidR="000E26AC" w:rsidRDefault="000E26AC" w:rsidP="00E50205">
      <w:pPr>
        <w:pStyle w:val="BodyText"/>
        <w:rPr>
          <w:ins w:id="48" w:author="Keith Joiner" w:date="2026-05-10T02:38:00Z" w16du:dateUtc="2026-05-09T16:38:00Z"/>
        </w:rPr>
      </w:pPr>
      <w:ins w:id="49" w:author="Keith Joiner" w:date="2026-05-10T02:38:00Z" w16du:dateUtc="2026-05-09T16:38:00Z">
        <w:r>
          <w:t>U.S. Defense</w:t>
        </w:r>
        <w:r w:rsidRPr="000E26AC">
          <w:t xml:space="preserve"> Cloud Impact Levels (IL4–IL6) define progressively stricter security environments for handling defense data, ranging from Controlled Unclassified Information (CUI) at IL4, through sensitive mission-critical unclassified systems at IL5, to classified SECRET workloads at IL6. These levels dictate the required controls for data storage, </w:t>
        </w:r>
        <w:r w:rsidRPr="000E26AC">
          <w:lastRenderedPageBreak/>
          <w:t>access, and processing, and shape how RAG systems must be architected and deployed across unclassified and classified environments.</w:t>
        </w:r>
        <w:r>
          <w:t xml:space="preserve"> </w:t>
        </w:r>
      </w:ins>
    </w:p>
    <w:p w14:paraId="5AD9ADAF" w14:textId="5F0FD08B" w:rsidR="00E33E41" w:rsidRDefault="00603C55" w:rsidP="00E50205">
      <w:pPr>
        <w:pStyle w:val="BodyText"/>
      </w:pPr>
      <w:r>
        <w:t>The DoW has</w:t>
      </w:r>
      <w:ins w:id="50" w:author="Keith Joiner" w:date="2026-05-10T02:38:00Z" w16du:dateUtc="2026-05-09T16:38:00Z">
        <w:r>
          <w:t xml:space="preserve"> </w:t>
        </w:r>
        <w:r w:rsidR="000E26AC">
          <w:t>recently</w:t>
        </w:r>
      </w:ins>
      <w:r w:rsidR="000E26AC">
        <w:t xml:space="preserve"> </w:t>
      </w:r>
      <w:r>
        <w:t xml:space="preserve">signaled that RAG is not merely a research interest but an operational mandate. In January 2026, the Department of the Navy </w:t>
      </w:r>
      <w:ins w:id="51" w:author="Keith Joiner" w:date="2026-05-10T02:38:00Z" w16du:dateUtc="2026-05-09T16:38:00Z">
        <w:r w:rsidR="00A83F97">
          <w:t xml:space="preserve">(DoN) </w:t>
        </w:r>
      </w:ins>
      <w:r>
        <w:t xml:space="preserve">formally designated </w:t>
      </w:r>
      <w:ins w:id="52" w:author="Keith Joiner" w:date="2026-05-10T02:38:00Z" w16du:dateUtc="2026-05-09T16:38:00Z">
        <w:r w:rsidR="00A83F97">
          <w:t>its main provider of</w:t>
        </w:r>
        <w:r>
          <w:t xml:space="preserve"> RAG</w:t>
        </w:r>
        <w:r w:rsidR="00A83F97">
          <w:t xml:space="preserve">, </w:t>
        </w:r>
      </w:ins>
      <w:r w:rsidR="00A83F97" w:rsidRPr="00A83F97">
        <w:rPr>
          <w:i/>
          <w:iCs/>
        </w:rPr>
        <w:t>GenAI.mil</w:t>
      </w:r>
      <w:del w:id="53" w:author="Keith Joiner" w:date="2026-05-10T02:38:00Z" w16du:dateUtc="2026-05-09T16:38:00Z">
        <w:r>
          <w:delText>—which provides RAG for sourcing answers from uploaded documents, secure web grounding, and deep research capabilities—</w:delText>
        </w:r>
      </w:del>
      <w:ins w:id="54" w:author="Keith Joiner" w:date="2026-05-10T02:38:00Z" w16du:dateUtc="2026-05-09T16:38:00Z">
        <w:r w:rsidR="00A83F97">
          <w:rPr>
            <w:i/>
            <w:iCs/>
          </w:rPr>
          <w:t xml:space="preserve">, </w:t>
        </w:r>
      </w:ins>
      <w:r w:rsidR="00A83F97">
        <w:t>as</w:t>
      </w:r>
      <w:r>
        <w:t xml:space="preserve"> the mandated CUI and IL5 generative AI platform for all </w:t>
      </w:r>
      <w:del w:id="55" w:author="Keith Joiner" w:date="2026-05-10T02:38:00Z" w16du:dateUtc="2026-05-09T16:38:00Z">
        <w:r>
          <w:delText>DON</w:delText>
        </w:r>
      </w:del>
      <w:ins w:id="56" w:author="Keith Joiner" w:date="2026-05-10T02:38:00Z" w16du:dateUtc="2026-05-09T16:38:00Z">
        <w:r w:rsidR="00A83F97">
          <w:t>its</w:t>
        </w:r>
      </w:ins>
      <w:r>
        <w:t xml:space="preserve"> users</w:t>
      </w:r>
      <w:del w:id="57" w:author="Keith Joiner" w:date="2026-05-10T02:38:00Z" w16du:dateUtc="2026-05-09T16:38:00Z">
        <w:r>
          <w:delText>, directing all</w:delText>
        </w:r>
      </w:del>
      <w:ins w:id="58" w:author="Keith Joiner" w:date="2026-05-10T02:38:00Z" w16du:dateUtc="2026-05-09T16:38:00Z">
        <w:r w:rsidR="00A83F97">
          <w:t>. A</w:t>
        </w:r>
        <w:r>
          <w:t xml:space="preserve">ll </w:t>
        </w:r>
        <w:r w:rsidR="00A83F97">
          <w:t>DoN</w:t>
        </w:r>
      </w:ins>
      <w:r w:rsidR="00A83F97">
        <w:t xml:space="preserve"> </w:t>
      </w:r>
      <w:r>
        <w:t>organizations and commands</w:t>
      </w:r>
      <w:ins w:id="59" w:author="Keith Joiner" w:date="2026-05-10T02:38:00Z" w16du:dateUtc="2026-05-09T16:38:00Z">
        <w:r>
          <w:t xml:space="preserve"> </w:t>
        </w:r>
        <w:r w:rsidR="00A83F97">
          <w:t>are</w:t>
        </w:r>
      </w:ins>
      <w:r w:rsidR="00A83F97">
        <w:t xml:space="preserve"> </w:t>
      </w:r>
      <w:r>
        <w:t>to transition no later than April 30, 2026 (Department of the Navy 2026). This enterprise-level mandate, issued jointly by the Assistant Secretary of the Navy for Research, Development, and Acquisition and the DON Chief Information Officer, confirms that RAG-enabled AI</w:t>
      </w:r>
      <w:r w:rsidR="00A83F97">
        <w:t xml:space="preserve"> </w:t>
      </w:r>
      <w:ins w:id="60" w:author="Keith Joiner" w:date="2026-05-10T02:38:00Z" w16du:dateUtc="2026-05-09T16:38:00Z">
        <w:r w:rsidR="00A83F97">
          <w:t>for sourcing answers from uploaded documents, secure web grounding, and deep research capabilities</w:t>
        </w:r>
        <w:r>
          <w:t xml:space="preserve"> </w:t>
        </w:r>
      </w:ins>
      <w:r>
        <w:t>is now an institutional requirement rather than an optional capability.</w:t>
      </w:r>
    </w:p>
    <w:p w14:paraId="6BE90822" w14:textId="30AEE40C" w:rsidR="00E33E41" w:rsidRDefault="00603C55" w:rsidP="00E50205">
      <w:pPr>
        <w:pStyle w:val="BodyText"/>
      </w:pPr>
      <w:r>
        <w:t xml:space="preserve">This paper presents a comprehensive examination of RAG as a production-deployable capability for </w:t>
      </w:r>
      <w:del w:id="61" w:author="Keith Joiner" w:date="2026-05-10T02:38:00Z" w16du:dateUtc="2026-05-09T16:38:00Z">
        <w:r>
          <w:delText xml:space="preserve">DoW </w:delText>
        </w:r>
      </w:del>
      <w:r>
        <w:t>T&amp;E programs. We argue that RAG architecturally outperforms general-purpose LLMs for domain-specific T&amp;E tasks</w:t>
      </w:r>
      <w:del w:id="62" w:author="Keith Joiner" w:date="2026-05-10T02:38:00Z" w16du:dateUtc="2026-05-09T16:38:00Z">
        <w:r>
          <w:delText>,</w:delText>
        </w:r>
      </w:del>
      <w:ins w:id="63" w:author="Keith Joiner" w:date="2026-05-10T02:38:00Z" w16du:dateUtc="2026-05-09T16:38:00Z">
        <w:r w:rsidR="000E26AC">
          <w:t xml:space="preserve"> and</w:t>
        </w:r>
      </w:ins>
      <w:r>
        <w:t xml:space="preserve"> that production deployment </w:t>
      </w:r>
      <w:ins w:id="64" w:author="Keith Joiner" w:date="2026-05-10T02:38:00Z" w16du:dateUtc="2026-05-09T16:38:00Z">
        <w:r w:rsidR="000E26AC">
          <w:t xml:space="preserve">for T&amp;E </w:t>
        </w:r>
      </w:ins>
      <w:r>
        <w:t>requires a specific layered architecture deployable across cloud impact levels IL4 through IL6</w:t>
      </w:r>
      <w:del w:id="65" w:author="Keith Joiner" w:date="2026-05-10T02:38:00Z" w16du:dateUtc="2026-05-09T16:38:00Z">
        <w:r>
          <w:delText>,</w:delText>
        </w:r>
      </w:del>
      <w:ins w:id="66" w:author="Keith Joiner" w:date="2026-05-10T02:38:00Z" w16du:dateUtc="2026-05-09T16:38:00Z">
        <w:r w:rsidR="000E26AC">
          <w:t>. Further, our research found</w:t>
        </w:r>
      </w:ins>
      <w:r w:rsidR="000E26AC">
        <w:t xml:space="preserve"> that o</w:t>
      </w:r>
      <w:r>
        <w:t xml:space="preserve">perating with CUI and classified data demands a rigorous security control regime, and that few-shot prompting transforms RAG from a question-answering tool into a structured automated </w:t>
      </w:r>
      <w:ins w:id="67" w:author="Keith Joiner" w:date="2026-05-10T02:38:00Z" w16du:dateUtc="2026-05-09T16:38:00Z">
        <w:r w:rsidR="005C08FD">
          <w:t xml:space="preserve">T&amp;E </w:t>
        </w:r>
      </w:ins>
      <w:r>
        <w:t xml:space="preserve">report generation capability. We illustrate these arguments with a case study of a production deployment </w:t>
      </w:r>
      <w:ins w:id="68" w:author="Keith Joiner" w:date="2026-05-10T02:38:00Z" w16du:dateUtc="2026-05-09T16:38:00Z">
        <w:r w:rsidR="005C08FD">
          <w:t xml:space="preserve">that </w:t>
        </w:r>
      </w:ins>
      <w:r>
        <w:t>the authors built on AWS GovCloud for a Navy warfare center. Together</w:t>
      </w:r>
      <w:ins w:id="69" w:author="Keith Joiner" w:date="2026-05-10T02:38:00Z" w16du:dateUtc="2026-05-09T16:38:00Z">
        <w:r w:rsidR="005C08FD">
          <w:t>,</w:t>
        </w:r>
      </w:ins>
      <w:r>
        <w:t xml:space="preserve"> these arguments establish the foundation for full-lifecycle RAG deployment within a </w:t>
      </w:r>
      <w:del w:id="70" w:author="Keith Joiner" w:date="2026-05-10T02:38:00Z" w16du:dateUtc="2026-05-09T16:38:00Z">
        <w:r>
          <w:delText>DoW</w:delText>
        </w:r>
      </w:del>
      <w:ins w:id="71" w:author="Keith Joiner" w:date="2026-05-10T02:38:00Z" w16du:dateUtc="2026-05-09T16:38:00Z">
        <w:r w:rsidR="005C08FD">
          <w:t>departmental</w:t>
        </w:r>
      </w:ins>
      <w:r>
        <w:t xml:space="preserve"> T&amp;E enterprise.</w:t>
      </w:r>
    </w:p>
    <w:p w14:paraId="65EA0054" w14:textId="77777777" w:rsidR="00E33E41" w:rsidRDefault="00603C55">
      <w:pPr>
        <w:pStyle w:val="Heading4"/>
        <w:rPr>
          <w:del w:id="72" w:author="Keith Joiner" w:date="2026-05-10T02:38:00Z" w16du:dateUtc="2026-05-09T16:38:00Z"/>
        </w:rPr>
      </w:pPr>
      <w:bookmarkStart w:id="73" w:name="a-note-on-terminology-and-applicability."/>
      <w:del w:id="74" w:author="Keith Joiner" w:date="2026-05-10T02:38:00Z" w16du:dateUtc="2026-05-09T16:38:00Z">
        <w:r>
          <w:delText>A note on terminology and applicability.</w:delText>
        </w:r>
      </w:del>
    </w:p>
    <w:p w14:paraId="5D1B79A5" w14:textId="01D26C6C" w:rsidR="00E33E41" w:rsidRDefault="00603C55" w:rsidP="00E50205">
      <w:pPr>
        <w:pStyle w:val="FirstParagraph"/>
      </w:pPr>
      <w:del w:id="75" w:author="Keith Joiner" w:date="2026-05-10T02:38:00Z" w16du:dateUtc="2026-05-09T16:38:00Z">
        <w:r>
          <w:delText>The discussion below uses U.S. Department of War (DoW) terminology because the case study and most cited policy artifacts are American—“IL4 through IL6” for tiered cloud impact levels, “Controlled Unclassified Information (CUI)” for the standard sensitive-but-unclassified category,</w:delText>
        </w:r>
      </w:del>
      <w:ins w:id="76" w:author="Keith Joiner" w:date="2026-05-10T02:38:00Z" w16du:dateUtc="2026-05-09T16:38:00Z">
        <w:r w:rsidR="005C08FD">
          <w:t>Our case study also examined the</w:t>
        </w:r>
      </w:ins>
      <w:r w:rsidR="005C08FD">
        <w:t xml:space="preserve"> “NIPRNet” and “SIPRNet” for the unclassified and secret government networks, “Authorization to Operate (ATO)” for system accreditation, “CMMC” for supplier cyber-maturity certification, and “CDAO” for the central </w:t>
      </w:r>
      <w:del w:id="77" w:author="Keith Joiner" w:date="2026-05-10T02:38:00Z" w16du:dateUtc="2026-05-09T16:38:00Z">
        <w:r>
          <w:delText>defence</w:delText>
        </w:r>
      </w:del>
      <w:ins w:id="78" w:author="Keith Joiner" w:date="2026-05-10T02:38:00Z" w16du:dateUtc="2026-05-09T16:38:00Z">
        <w:r w:rsidR="005C08FD">
          <w:t>defense</w:t>
        </w:r>
      </w:ins>
      <w:r w:rsidR="005C08FD">
        <w:t xml:space="preserve"> AI office. Equivalent constructs exist in most allied defence establishments and in many regulated civilian sectors </w:t>
      </w:r>
      <w:del w:id="79" w:author="Keith Joiner" w:date="2026-05-10T02:38:00Z" w16du:dateUtc="2026-05-09T16:38:00Z">
        <w:r>
          <w:delText>(</w:delText>
        </w:r>
      </w:del>
      <w:ins w:id="80" w:author="Keith Joiner" w:date="2026-05-10T02:38:00Z" w16du:dateUtc="2026-05-09T16:38:00Z">
        <w:r w:rsidR="005C08FD">
          <w:t xml:space="preserve">like </w:t>
        </w:r>
      </w:ins>
      <w:r w:rsidR="005C08FD">
        <w:t xml:space="preserve">health, finance, </w:t>
      </w:r>
      <w:ins w:id="81" w:author="Keith Joiner" w:date="2026-05-10T02:38:00Z" w16du:dateUtc="2026-05-09T16:38:00Z">
        <w:r w:rsidR="005C08FD">
          <w:t xml:space="preserve">and </w:t>
        </w:r>
      </w:ins>
      <w:r w:rsidR="005C08FD">
        <w:t>critical infrastructure</w:t>
      </w:r>
      <w:del w:id="82" w:author="Keith Joiner" w:date="2026-05-10T02:38:00Z" w16du:dateUtc="2026-05-09T16:38:00Z">
        <w:r>
          <w:delText>): the architectural, security, and report-automation patterns we describe transfer with the labels swapped</w:delText>
        </w:r>
      </w:del>
      <w:r w:rsidR="005C08FD">
        <w:t>. Where a DoW-specific term first appears, we have tried to expand the acronym and (where useful) note the generic concept it instantiates so readers in other ministries, agencies, or industries can map the discussion onto their own equivalents.</w:t>
      </w:r>
    </w:p>
    <w:p w14:paraId="021694B3" w14:textId="77777777" w:rsidR="00E33E41" w:rsidRDefault="00603C55" w:rsidP="00E50205">
      <w:pPr>
        <w:pStyle w:val="Heading1"/>
      </w:pPr>
      <w:bookmarkStart w:id="83" w:name="X5e46a7121fd6672d2cb1398ad18f0b04cac338c"/>
      <w:bookmarkEnd w:id="22"/>
      <w:bookmarkEnd w:id="73"/>
      <w:r>
        <w:lastRenderedPageBreak/>
        <w:t>How RAG works and why it outperforms general-purpose LLMs for T&amp;E</w:t>
      </w:r>
    </w:p>
    <w:p w14:paraId="37533DC4" w14:textId="77777777" w:rsidR="00E33E41" w:rsidRDefault="00603C55" w:rsidP="00E50205">
      <w:pPr>
        <w:pStyle w:val="Heading2"/>
      </w:pPr>
      <w:bookmarkStart w:id="84" w:name="X98ebcde47065f04bab53695fab3bf505d35f4f9"/>
      <w:r>
        <w:t>Fundamental Limitations of Parametric-Only LLMs</w:t>
      </w:r>
    </w:p>
    <w:p w14:paraId="0F755E87" w14:textId="191279D8" w:rsidR="00E33E41" w:rsidRPr="0028070B" w:rsidRDefault="005C08FD" w:rsidP="00E50205">
      <w:pPr>
        <w:pStyle w:val="FirstParagraph"/>
        <w:rPr>
          <w:lang w:val="en-AU"/>
        </w:rPr>
      </w:pPr>
      <w:ins w:id="85" w:author="Keith Joiner" w:date="2026-05-10T02:38:00Z" w16du:dateUtc="2026-05-09T16:38:00Z">
        <w:r w:rsidRPr="005C08FD">
          <w:t xml:space="preserve">Fine-tuning refers to retraining a pre-trained language model on task-specific data so that domain knowledge is internalized within the model’s parameters and performance improves on downstream tasks (Lewis et al. 2020; </w:t>
        </w:r>
        <w:r w:rsidR="005A6F77" w:rsidRPr="005A6F77">
          <w:rPr>
            <w:lang w:val="en-AU"/>
          </w:rPr>
          <w:t>Gao et al.</w:t>
        </w:r>
        <w:r w:rsidR="005A6F77">
          <w:rPr>
            <w:lang w:val="en-AU"/>
          </w:rPr>
          <w:t xml:space="preserve">, </w:t>
        </w:r>
        <w:r w:rsidR="005A6F77" w:rsidRPr="005A6F77">
          <w:rPr>
            <w:lang w:val="en-AU"/>
          </w:rPr>
          <w:t>2023</w:t>
        </w:r>
        <w:r w:rsidRPr="005C08FD">
          <w:t>; IBM 2025).</w:t>
        </w:r>
        <w:r w:rsidR="005A6F77">
          <w:t xml:space="preserve"> </w:t>
        </w:r>
      </w:ins>
      <w:r>
        <w:t>Fine-tuning as an alternative to RAG incurs high retraining compute costs, degrades performance on tasks outside the fine-tuned domain, and still cannot access information created after training (</w:t>
      </w:r>
      <w:ins w:id="86" w:author="Keith Joiner" w:date="2026-05-10T02:38:00Z" w16du:dateUtc="2026-05-09T16:38:00Z">
        <w:r w:rsidR="00277653" w:rsidRPr="00277653">
          <w:t>Kirkpatrick et al. 2017</w:t>
        </w:r>
        <w:r w:rsidR="00277653">
          <w:t xml:space="preserve">; </w:t>
        </w:r>
      </w:ins>
      <w:r>
        <w:t>Stack Overflow 2023; F22 Labs 2024). In T&amp;E contexts, where test procedures, system specifications, and military standards evolve continuously, a static LLM cannot track updates without costly fine-tuning cycles. When a model lacks sufficient domain-specific training data, it generates plausible-sounding but factually incorrect outputs</w:t>
      </w:r>
      <w:del w:id="87" w:author="Keith Joiner" w:date="2026-05-10T02:38:00Z" w16du:dateUtc="2026-05-09T16:38:00Z">
        <w:r w:rsidR="00603C55">
          <w:delText>—</w:delText>
        </w:r>
      </w:del>
      <w:ins w:id="88" w:author="Keith Joiner" w:date="2026-05-10T02:38:00Z" w16du:dateUtc="2026-05-09T16:38:00Z">
        <w:r w:rsidR="0028070B">
          <w:t xml:space="preserve"> </w:t>
        </w:r>
        <w:r w:rsidR="0028070B" w:rsidRPr="0028070B">
          <w:rPr>
            <w:lang w:val="en-AU"/>
          </w:rPr>
          <w:t>(Gao et al. 2023)</w:t>
        </w:r>
        <w:r w:rsidR="0028070B">
          <w:t xml:space="preserve">: </w:t>
        </w:r>
      </w:ins>
      <w:r w:rsidR="0028070B">
        <w:t>a</w:t>
      </w:r>
      <w:r>
        <w:t xml:space="preserve"> critical risk in safety</w:t>
      </w:r>
      <w:ins w:id="89" w:author="Keith Joiner" w:date="2026-05-10T02:38:00Z" w16du:dateUtc="2026-05-09T16:38:00Z">
        <w:r w:rsidR="005A6F77">
          <w:t xml:space="preserve"> and mission</w:t>
        </w:r>
      </w:ins>
      <w:r>
        <w:t>-critical T&amp;E reporting.</w:t>
      </w:r>
    </w:p>
    <w:p w14:paraId="24B80EC0" w14:textId="77777777" w:rsidR="00E33E41" w:rsidRDefault="00603C55" w:rsidP="00E50205">
      <w:pPr>
        <w:pStyle w:val="Heading2"/>
      </w:pPr>
      <w:bookmarkStart w:id="90" w:name="Xf75545d5aae0cf594ca7b16af165c7b24292240"/>
      <w:bookmarkEnd w:id="84"/>
      <w:r>
        <w:t>The RAG Paradigm: Architecture and Mechanism</w:t>
      </w:r>
    </w:p>
    <w:p w14:paraId="441AADF2" w14:textId="0100531F" w:rsidR="00E33E41" w:rsidRPr="00277653" w:rsidRDefault="00603C55" w:rsidP="00E50205">
      <w:pPr>
        <w:pStyle w:val="FirstParagraph"/>
        <w:rPr>
          <w:lang w:val="en-AU"/>
        </w:rPr>
      </w:pPr>
      <w:r>
        <w:t>The core RAG pipeline consists of four stages (Figure </w:t>
      </w:r>
      <w:hyperlink w:anchor="fig:rag-pipeline">
        <w:r w:rsidR="00E33E41">
          <w:rPr>
            <w:rStyle w:val="Hyperlink"/>
          </w:rPr>
          <w:t>1</w:t>
        </w:r>
      </w:hyperlink>
      <w:r>
        <w:t>). First, document ingestion and preprocessing</w:t>
      </w:r>
      <w:del w:id="91" w:author="Keith Joiner" w:date="2026-05-10T02:38:00Z" w16du:dateUtc="2026-05-09T16:38:00Z">
        <w:r>
          <w:delText>:</w:delText>
        </w:r>
      </w:del>
      <w:ins w:id="92" w:author="Keith Joiner" w:date="2026-05-10T02:38:00Z" w16du:dateUtc="2026-05-09T16:38:00Z">
        <w:r w:rsidR="005A6F77">
          <w:t>, where</w:t>
        </w:r>
      </w:ins>
      <w:r>
        <w:t xml:space="preserve"> raw T&amp;E artifacts</w:t>
      </w:r>
      <w:del w:id="93" w:author="Keith Joiner" w:date="2026-05-10T02:38:00Z" w16du:dateUtc="2026-05-09T16:38:00Z">
        <w:r>
          <w:delText>—</w:delText>
        </w:r>
      </w:del>
      <w:ins w:id="94" w:author="Keith Joiner" w:date="2026-05-10T02:38:00Z" w16du:dateUtc="2026-05-09T16:38:00Z">
        <w:r w:rsidR="005A6F77">
          <w:t xml:space="preserve"> such as </w:t>
        </w:r>
      </w:ins>
      <w:r>
        <w:t xml:space="preserve">test plans, test reports, specifications, </w:t>
      </w:r>
      <w:del w:id="95" w:author="Keith Joiner" w:date="2026-05-10T02:38:00Z" w16du:dateUtc="2026-05-09T16:38:00Z">
        <w:r>
          <w:delText>CONOPS, MIL-STDs—</w:delText>
        </w:r>
      </w:del>
      <w:ins w:id="96" w:author="Keith Joiner" w:date="2026-05-10T02:38:00Z" w16du:dateUtc="2026-05-09T16:38:00Z">
        <w:r w:rsidR="005A6F77">
          <w:t xml:space="preserve">concepts of operation and standards </w:t>
        </w:r>
      </w:ins>
      <w:r>
        <w:t>are parsed, normalized, and segmented into chunks. Second, embedding and indexing</w:t>
      </w:r>
      <w:del w:id="97" w:author="Keith Joiner" w:date="2026-05-10T02:38:00Z" w16du:dateUtc="2026-05-09T16:38:00Z">
        <w:r>
          <w:delText>:</w:delText>
        </w:r>
      </w:del>
      <w:ins w:id="98" w:author="Keith Joiner" w:date="2026-05-10T02:38:00Z" w16du:dateUtc="2026-05-09T16:38:00Z">
        <w:r w:rsidR="005A6F77">
          <w:t>, where</w:t>
        </w:r>
      </w:ins>
      <w:r>
        <w:t xml:space="preserve"> each chunk is encoded into a dense vector representation by an embedding model and stored in a vector database alongside metadata </w:t>
      </w:r>
      <w:del w:id="99" w:author="Keith Joiner" w:date="2026-05-10T02:38:00Z" w16du:dateUtc="2026-05-09T16:38:00Z">
        <w:r>
          <w:delText>including</w:delText>
        </w:r>
      </w:del>
      <w:ins w:id="100" w:author="Keith Joiner" w:date="2026-05-10T02:38:00Z" w16du:dateUtc="2026-05-09T16:38:00Z">
        <w:r w:rsidR="005A6F77">
          <w:t>like</w:t>
        </w:r>
      </w:ins>
      <w:r>
        <w:t xml:space="preserve"> document title, classification marking, date, and system identifier. The key insight is that embeddings encode semantic meaning, not keywords</w:t>
      </w:r>
      <w:del w:id="101" w:author="Keith Joiner" w:date="2026-05-10T02:38:00Z" w16du:dateUtc="2026-05-09T16:38:00Z">
        <w:r>
          <w:delText>:</w:delText>
        </w:r>
      </w:del>
      <w:ins w:id="102" w:author="Keith Joiner" w:date="2026-05-10T02:38:00Z" w16du:dateUtc="2026-05-09T16:38:00Z">
        <w:r w:rsidR="005A6F77">
          <w:t>, whereby</w:t>
        </w:r>
      </w:ins>
      <w:r>
        <w:t xml:space="preserve"> sentences with entirely different words but similar meaning (e.g., “the dog chased the ball” and “a puppy ran after a sphere”) are mapped to nearby points in vector space</w:t>
      </w:r>
      <w:del w:id="103" w:author="Keith Joiner" w:date="2026-05-10T02:38:00Z" w16du:dateUtc="2026-05-09T16:38:00Z">
        <w:r>
          <w:delText>,</w:delText>
        </w:r>
      </w:del>
      <w:ins w:id="104" w:author="Keith Joiner" w:date="2026-05-10T02:38:00Z" w16du:dateUtc="2026-05-09T16:38:00Z">
        <w:r w:rsidR="00277653">
          <w:t xml:space="preserve"> (</w:t>
        </w:r>
        <w:r w:rsidR="00277653" w:rsidRPr="00277653">
          <w:rPr>
            <w:lang w:val="en-AU"/>
          </w:rPr>
          <w:t>Reimers &amp; Gurevych</w:t>
        </w:r>
        <w:r w:rsidR="00277653">
          <w:rPr>
            <w:lang w:val="en-AU"/>
          </w:rPr>
          <w:t>,</w:t>
        </w:r>
        <w:r w:rsidR="00277653" w:rsidRPr="00277653">
          <w:rPr>
            <w:lang w:val="en-AU"/>
          </w:rPr>
          <w:t xml:space="preserve"> 2019</w:t>
        </w:r>
        <w:r w:rsidR="00277653">
          <w:t>)</w:t>
        </w:r>
        <w:r>
          <w:t>,</w:t>
        </w:r>
      </w:ins>
      <w:r>
        <w:t xml:space="preserve"> enabling semantic retrieval that keyword search cannot achieve. Third, query-time retrieval</w:t>
      </w:r>
      <w:del w:id="105" w:author="Keith Joiner" w:date="2026-05-10T02:38:00Z" w16du:dateUtc="2026-05-09T16:38:00Z">
        <w:r>
          <w:delText>: when</w:delText>
        </w:r>
      </w:del>
      <w:ins w:id="106" w:author="Keith Joiner" w:date="2026-05-10T02:38:00Z" w16du:dateUtc="2026-05-09T16:38:00Z">
        <w:r w:rsidR="005A6F77">
          <w:t>, where</w:t>
        </w:r>
      </w:ins>
      <w:r>
        <w:t xml:space="preserve"> a user submits a query, the query is embedded using the same embedding model, and cosine similarity or approximate nearest-neighbor search retrieves the top-</w:t>
      </w:r>
      <m:oMath>
        <m:r>
          <w:rPr>
            <w:rFonts w:ascii="Cambria Math" w:hAnsi="Cambria Math"/>
          </w:rPr>
          <m:t>k</m:t>
        </m:r>
      </m:oMath>
      <w:r>
        <w:t xml:space="preserve"> most relevant chunks from the vector store. Fourth, augmented generation</w:t>
      </w:r>
      <w:del w:id="107" w:author="Keith Joiner" w:date="2026-05-10T02:38:00Z" w16du:dateUtc="2026-05-09T16:38:00Z">
        <w:r>
          <w:delText>:</w:delText>
        </w:r>
      </w:del>
      <w:ins w:id="108" w:author="Keith Joiner" w:date="2026-05-10T02:38:00Z" w16du:dateUtc="2026-05-09T16:38:00Z">
        <w:r w:rsidR="005A6F77">
          <w:t>, where</w:t>
        </w:r>
      </w:ins>
      <w:r>
        <w:t xml:space="preserve"> retrieved chunks are injected into the LLM’s context window as grounding evidence, and the LLM synthesizes a response anchored to that evidence rather than relying solely on parametric memory (Amazon Web Services 2025; IBM 2025).</w:t>
      </w:r>
    </w:p>
    <w:p w14:paraId="4E9000B8" w14:textId="77777777" w:rsidR="00E33E41" w:rsidRDefault="00603C55" w:rsidP="00E50205">
      <w:pPr>
        <w:pStyle w:val="CaptionedFigure"/>
        <w:jc w:val="center"/>
      </w:pPr>
      <w:bookmarkStart w:id="109" w:name="fig:rag-pipeline"/>
      <w:r>
        <w:rPr>
          <w:noProof/>
        </w:rPr>
        <w:lastRenderedPageBreak/>
        <w:drawing>
          <wp:inline distT="0" distB="0" distL="0" distR="0" wp14:anchorId="3AF53D12" wp14:editId="6D34C0EA">
            <wp:extent cx="2977543" cy="1066034"/>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figures/rag-pipeline.png"/>
                    <pic:cNvPicPr>
                      <a:picLocks noChangeAspect="1" noChangeArrowheads="1"/>
                    </pic:cNvPicPr>
                  </pic:nvPicPr>
                  <pic:blipFill>
                    <a:blip r:embed="rId6"/>
                    <a:stretch>
                      <a:fillRect/>
                    </a:stretch>
                  </pic:blipFill>
                  <pic:spPr bwMode="auto">
                    <a:xfrm>
                      <a:off x="0" y="0"/>
                      <a:ext cx="2977543" cy="1066034"/>
                    </a:xfrm>
                    <a:prstGeom prst="rect">
                      <a:avLst/>
                    </a:prstGeom>
                    <a:noFill/>
                    <a:ln w="9525">
                      <a:noFill/>
                      <a:headEnd/>
                      <a:tailEnd/>
                    </a:ln>
                  </pic:spPr>
                </pic:pic>
              </a:graphicData>
            </a:graphic>
          </wp:inline>
        </w:drawing>
      </w:r>
    </w:p>
    <w:p w14:paraId="05786A97" w14:textId="59230A1D" w:rsidR="00E33E41" w:rsidRDefault="00277653" w:rsidP="00E50205">
      <w:pPr>
        <w:pStyle w:val="ImageCaption"/>
      </w:pPr>
      <w:ins w:id="110" w:author="Keith Joiner" w:date="2026-05-10T02:38:00Z" w16du:dateUtc="2026-05-09T16:38:00Z">
        <w:r>
          <w:t xml:space="preserve">Figure 1: </w:t>
        </w:r>
      </w:ins>
      <w:r>
        <w:t>Core RAG pipeline showing the query-time retrieval flow (top) and document ingestion path (bottom). The embedding model creates dense vector representations that enable semantic matching between queries and document chunks.</w:t>
      </w:r>
    </w:p>
    <w:bookmarkEnd w:id="109"/>
    <w:p w14:paraId="779DCADD" w14:textId="6F1E8785" w:rsidR="00E33E41" w:rsidRPr="00277653" w:rsidRDefault="005A6F77" w:rsidP="00E50205">
      <w:pPr>
        <w:pStyle w:val="BodyText"/>
        <w:rPr>
          <w:lang w:val="en-AU"/>
        </w:rPr>
      </w:pPr>
      <w:ins w:id="111" w:author="Keith Joiner" w:date="2026-05-10T02:38:00Z" w16du:dateUtc="2026-05-09T16:38:00Z">
        <w:r>
          <w:t xml:space="preserve">The </w:t>
        </w:r>
      </w:ins>
      <w:r>
        <w:t>chunking strategy critically affects retrieval quality</w:t>
      </w:r>
      <w:del w:id="112" w:author="Keith Joiner" w:date="2026-05-10T02:38:00Z" w16du:dateUtc="2026-05-09T16:38:00Z">
        <w:r w:rsidR="00603C55">
          <w:delText>.</w:delText>
        </w:r>
      </w:del>
      <w:ins w:id="113" w:author="Keith Joiner" w:date="2026-05-10T02:38:00Z" w16du:dateUtc="2026-05-09T16:38:00Z">
        <w:r w:rsidR="00277653">
          <w:t xml:space="preserve"> (</w:t>
        </w:r>
        <w:r w:rsidR="00277653" w:rsidRPr="00277653">
          <w:rPr>
            <w:lang w:val="en-AU"/>
          </w:rPr>
          <w:t>Wang et al.</w:t>
        </w:r>
        <w:r w:rsidR="00277653">
          <w:rPr>
            <w:lang w:val="en-AU"/>
          </w:rPr>
          <w:t>,</w:t>
        </w:r>
        <w:r w:rsidR="00277653" w:rsidRPr="00277653">
          <w:rPr>
            <w:lang w:val="en-AU"/>
          </w:rPr>
          <w:t xml:space="preserve"> 2024</w:t>
        </w:r>
        <w:r w:rsidR="00277653">
          <w:rPr>
            <w:lang w:val="en-AU"/>
          </w:rPr>
          <w:t>)</w:t>
        </w:r>
        <w:r>
          <w:t>.</w:t>
        </w:r>
      </w:ins>
      <w:r>
        <w:t xml:space="preserve"> Chunks that are too small fragment context and lose coherence</w:t>
      </w:r>
      <w:del w:id="114" w:author="Keith Joiner" w:date="2026-05-10T02:38:00Z" w16du:dateUtc="2026-05-09T16:38:00Z">
        <w:r w:rsidR="00603C55">
          <w:delText>;</w:delText>
        </w:r>
      </w:del>
      <w:ins w:id="115" w:author="Keith Joiner" w:date="2026-05-10T02:38:00Z" w16du:dateUtc="2026-05-09T16:38:00Z">
        <w:r>
          <w:t>, while</w:t>
        </w:r>
      </w:ins>
      <w:r>
        <w:t xml:space="preserve"> chunks that are too large waste the LLM’s context window and dilute focus. Wang et al. (2024) conducted systematic experiments comparing chunk sizes of 128, 256, 512, 1024, and 2048 tokens, finding that 512-token chunks achieved the highest average faithfulness score (97.59%) while 256-token chunks achieved the highest relevancy (97.78%), with both substantially outperforming the 2048-token baseline (80.37% faithfulness, 91.11% relevancy). Among chunking techniques, the sliding window approach</w:t>
      </w:r>
      <w:del w:id="116" w:author="Keith Joiner" w:date="2026-05-10T02:38:00Z" w16du:dateUtc="2026-05-09T16:38:00Z">
        <w:r w:rsidR="00603C55">
          <w:delText>—</w:delText>
        </w:r>
      </w:del>
      <w:ins w:id="117" w:author="Keith Joiner" w:date="2026-05-10T02:38:00Z" w16du:dateUtc="2026-05-09T16:38:00Z">
        <w:r>
          <w:t xml:space="preserve">, </w:t>
        </w:r>
      </w:ins>
      <w:r>
        <w:t>which uses overlapping chunks to prevent boundary information loss</w:t>
      </w:r>
      <w:del w:id="118" w:author="Keith Joiner" w:date="2026-05-10T02:38:00Z" w16du:dateUtc="2026-05-09T16:38:00Z">
        <w:r w:rsidR="00603C55">
          <w:delText>—</w:delText>
        </w:r>
      </w:del>
      <w:ins w:id="119" w:author="Keith Joiner" w:date="2026-05-10T02:38:00Z" w16du:dateUtc="2026-05-09T16:38:00Z">
        <w:r>
          <w:t xml:space="preserve">, </w:t>
        </w:r>
      </w:ins>
      <w:r>
        <w:t>outperformed both original chunking and the small-to-big method, achieving 97.41% faithfulness and 96.85% relevancy (Wang et al. 2024).</w:t>
      </w:r>
      <w:ins w:id="120" w:author="Keith Joiner" w:date="2026-05-10T02:38:00Z" w16du:dateUtc="2026-05-09T16:38:00Z">
        <w:r>
          <w:t xml:space="preserve"> </w:t>
        </w:r>
        <w:r w:rsidR="00FA0E84">
          <w:t>Therefore,</w:t>
        </w:r>
      </w:ins>
      <w:r w:rsidR="00FA0E84">
        <w:t xml:space="preserve"> s</w:t>
      </w:r>
      <w:r>
        <w:t>emantic-boundary chunking at paragraph or section boundaries is preferred over fixed-token chunking for structured T&amp;E documents.</w:t>
      </w:r>
    </w:p>
    <w:p w14:paraId="1CA89562" w14:textId="77777777" w:rsidR="00B21A12" w:rsidRDefault="00603C55" w:rsidP="00E50205">
      <w:pPr>
        <w:pStyle w:val="BodyText"/>
        <w:rPr>
          <w:ins w:id="121" w:author="Keith Joiner" w:date="2026-05-10T02:38:00Z" w16du:dateUtc="2026-05-09T16:38:00Z"/>
        </w:rPr>
      </w:pPr>
      <w:r>
        <w:t>RAG implementations have evolved through several generations (Figure </w:t>
      </w:r>
      <w:hyperlink w:anchor="fig:naive-vs-advanced">
        <w:r w:rsidR="00E33E41">
          <w:rPr>
            <w:rStyle w:val="Hyperlink"/>
          </w:rPr>
          <w:t>2</w:t>
        </w:r>
      </w:hyperlink>
      <w:del w:id="122" w:author="Keith Joiner" w:date="2026-05-10T02:38:00Z" w16du:dateUtc="2026-05-09T16:38:00Z">
        <w:r>
          <w:delText>).</w:delText>
        </w:r>
      </w:del>
      <w:ins w:id="123" w:author="Keith Joiner" w:date="2026-05-10T02:38:00Z" w16du:dateUtc="2026-05-09T16:38:00Z">
        <w:r>
          <w:t>)</w:t>
        </w:r>
        <w:r w:rsidR="00FA0E84">
          <w:t xml:space="preserve"> as outlined by Gao et al. (2023)</w:t>
        </w:r>
        <w:r>
          <w:t>.</w:t>
        </w:r>
      </w:ins>
      <w:r>
        <w:t xml:space="preserve"> Naive RAG performs simple single-pass retrieve-then-generate operations but is prone to low-precision retrieval and context misalignment. Advanced RAG incorporates pre-retrieval query expansion, re-ranking, post-retrieval compression, and relevance filtering to improve chunk quality (Gao et al. 2023; </w:t>
      </w:r>
      <w:r w:rsidRPr="00FA0E84">
        <w:rPr>
          <w:i/>
          <w:iCs/>
        </w:rPr>
        <w:t>Promptingguide.ai</w:t>
      </w:r>
      <w:r>
        <w:t xml:space="preserve"> 2024b). Re-ranking</w:t>
      </w:r>
      <w:del w:id="124" w:author="Keith Joiner" w:date="2026-05-10T02:38:00Z" w16du:dateUtc="2026-05-09T16:38:00Z">
        <w:r>
          <w:delText>—using</w:delText>
        </w:r>
      </w:del>
      <w:ins w:id="125" w:author="Keith Joiner" w:date="2026-05-10T02:38:00Z" w16du:dateUtc="2026-05-09T16:38:00Z">
        <w:r w:rsidR="00FA0E84">
          <w:t>, where</w:t>
        </w:r>
      </w:ins>
      <w:r>
        <w:t xml:space="preserve"> deep language models </w:t>
      </w:r>
      <w:ins w:id="126" w:author="Keith Joiner" w:date="2026-05-10T02:38:00Z" w16du:dateUtc="2026-05-09T16:38:00Z">
        <w:r w:rsidR="00FA0E84">
          <w:t xml:space="preserve">are used </w:t>
        </w:r>
      </w:ins>
      <w:r>
        <w:t>to re-score retrieved chunks by relevance</w:t>
      </w:r>
      <w:del w:id="127" w:author="Keith Joiner" w:date="2026-05-10T02:38:00Z" w16du:dateUtc="2026-05-09T16:38:00Z">
        <w:r>
          <w:delText>—</w:delText>
        </w:r>
      </w:del>
      <w:ins w:id="128" w:author="Keith Joiner" w:date="2026-05-10T02:38:00Z" w16du:dateUtc="2026-05-09T16:38:00Z">
        <w:r w:rsidR="00FA0E84">
          <w:t xml:space="preserve">, can </w:t>
        </w:r>
      </w:ins>
      <w:r>
        <w:t xml:space="preserve">dramatically </w:t>
      </w:r>
      <w:del w:id="129" w:author="Keith Joiner" w:date="2026-05-10T02:38:00Z" w16du:dateUtc="2026-05-09T16:38:00Z">
        <w:r>
          <w:delText>improves</w:delText>
        </w:r>
      </w:del>
      <w:ins w:id="130" w:author="Keith Joiner" w:date="2026-05-10T02:38:00Z" w16du:dateUtc="2026-05-09T16:38:00Z">
        <w:r w:rsidR="00FA0E84">
          <w:t>improve</w:t>
        </w:r>
      </w:ins>
      <w:r>
        <w:t xml:space="preserve"> retrieval precision. </w:t>
      </w:r>
      <w:ins w:id="131" w:author="Keith Joiner" w:date="2026-05-10T02:38:00Z" w16du:dateUtc="2026-05-09T16:38:00Z">
        <w:r w:rsidR="009B61AF" w:rsidRPr="009B61AF">
          <w:t xml:space="preserve">For example, Wang et al. (2024) report that </w:t>
        </w:r>
      </w:ins>
      <w:r w:rsidR="009B61AF" w:rsidRPr="009B61AF">
        <w:t xml:space="preserve">on the </w:t>
      </w:r>
      <w:ins w:id="132" w:author="Keith Joiner" w:date="2026-05-10T02:38:00Z" w16du:dateUtc="2026-05-09T16:38:00Z">
        <w:r w:rsidR="00B21A12" w:rsidRPr="00B21A12">
          <w:rPr>
            <w:lang w:val="en-AU"/>
          </w:rPr>
          <w:t>Microsoft MAchine Reading Comprehension</w:t>
        </w:r>
        <w:r w:rsidR="00B21A12">
          <w:rPr>
            <w:lang w:val="en-AU"/>
          </w:rPr>
          <w:t xml:space="preserve"> (</w:t>
        </w:r>
      </w:ins>
      <w:r w:rsidR="009B61AF" w:rsidRPr="009B61AF">
        <w:t>MS MARCO</w:t>
      </w:r>
      <w:ins w:id="133" w:author="Keith Joiner" w:date="2026-05-10T02:38:00Z" w16du:dateUtc="2026-05-09T16:38:00Z">
        <w:r w:rsidR="00B21A12">
          <w:t>)</w:t>
        </w:r>
      </w:ins>
      <w:r w:rsidR="009B61AF" w:rsidRPr="009B61AF">
        <w:t xml:space="preserve"> passage ranking benchmark, </w:t>
      </w:r>
      <w:del w:id="134" w:author="Keith Joiner" w:date="2026-05-10T02:38:00Z" w16du:dateUtc="2026-05-09T16:38:00Z">
        <w:r>
          <w:delText>DLM</w:delText>
        </w:r>
      </w:del>
      <w:ins w:id="135" w:author="Keith Joiner" w:date="2026-05-10T02:38:00Z" w16du:dateUtc="2026-05-09T16:38:00Z">
        <w:r w:rsidR="009B61AF" w:rsidRPr="009B61AF">
          <w:t>LLM</w:t>
        </w:r>
      </w:ins>
      <w:r w:rsidR="009B61AF" w:rsidRPr="009B61AF">
        <w:t xml:space="preserve">-based re-rankers such as </w:t>
      </w:r>
      <w:r w:rsidR="009B61AF" w:rsidRPr="00B21A12">
        <w:rPr>
          <w:i/>
          <w:iCs/>
        </w:rPr>
        <w:t xml:space="preserve">RankLLaMA </w:t>
      </w:r>
      <w:del w:id="136" w:author="Keith Joiner" w:date="2026-05-10T02:38:00Z" w16du:dateUtc="2026-05-09T16:38:00Z">
        <w:r>
          <w:delText>achieved</w:delText>
        </w:r>
      </w:del>
      <w:ins w:id="137" w:author="Keith Joiner" w:date="2026-05-10T02:38:00Z" w16du:dateUtc="2026-05-09T16:38:00Z">
        <w:r w:rsidR="009B61AF" w:rsidRPr="009B61AF">
          <w:t xml:space="preserve">substantially outperform lexical baselines. Specifically, </w:t>
        </w:r>
        <w:r w:rsidR="009B61AF" w:rsidRPr="00B21A12">
          <w:rPr>
            <w:i/>
            <w:iCs/>
          </w:rPr>
          <w:t>RankLLaMA</w:t>
        </w:r>
        <w:r w:rsidR="009B61AF" w:rsidRPr="009B61AF">
          <w:t xml:space="preserve"> achieves an</w:t>
        </w:r>
      </w:ins>
      <w:r w:rsidR="009B61AF" w:rsidRPr="009B61AF">
        <w:t xml:space="preserve"> MRR@</w:t>
      </w:r>
      <w:del w:id="138" w:author="Keith Joiner" w:date="2026-05-10T02:38:00Z" w16du:dateUtc="2026-05-09T16:38:00Z">
        <w:r>
          <w:delText>1 scores</w:delText>
        </w:r>
      </w:del>
      <w:ins w:id="139" w:author="Keith Joiner" w:date="2026-05-10T02:38:00Z" w16du:dateUtc="2026-05-09T16:38:00Z">
        <w:r w:rsidR="009B61AF" w:rsidRPr="009B61AF">
          <w:t>10</w:t>
        </w:r>
      </w:ins>
      <w:r w:rsidR="009B61AF" w:rsidRPr="009B61AF">
        <w:t xml:space="preserve"> of </w:t>
      </w:r>
      <w:ins w:id="140" w:author="Keith Joiner" w:date="2026-05-10T02:38:00Z" w16du:dateUtc="2026-05-09T16:38:00Z">
        <w:r w:rsidR="009B61AF" w:rsidRPr="009B61AF">
          <w:t xml:space="preserve">approximately </w:t>
        </w:r>
      </w:ins>
      <w:r w:rsidR="009B61AF" w:rsidRPr="009B61AF">
        <w:t>22.</w:t>
      </w:r>
      <w:del w:id="141" w:author="Keith Joiner" w:date="2026-05-10T02:38:00Z" w16du:dateUtc="2026-05-09T16:38:00Z">
        <w:r>
          <w:delText>08</w:delText>
        </w:r>
      </w:del>
      <w:ins w:id="142" w:author="Keith Joiner" w:date="2026-05-10T02:38:00Z" w16du:dateUtc="2026-05-09T16:38:00Z">
        <w:r w:rsidR="009B61AF" w:rsidRPr="009B61AF">
          <w:t>1%,</w:t>
        </w:r>
      </w:ins>
      <w:r w:rsidR="009B61AF" w:rsidRPr="009B61AF">
        <w:t xml:space="preserve"> compared to 6.</w:t>
      </w:r>
      <w:del w:id="143" w:author="Keith Joiner" w:date="2026-05-10T02:38:00Z" w16du:dateUtc="2026-05-09T16:38:00Z">
        <w:r>
          <w:delText>52</w:delText>
        </w:r>
      </w:del>
      <w:ins w:id="144" w:author="Keith Joiner" w:date="2026-05-10T02:38:00Z" w16du:dateUtc="2026-05-09T16:38:00Z">
        <w:r w:rsidR="009B61AF" w:rsidRPr="009B61AF">
          <w:t>5%</w:t>
        </w:r>
      </w:ins>
      <w:r w:rsidR="009B61AF" w:rsidRPr="009B61AF">
        <w:t xml:space="preserve"> for </w:t>
      </w:r>
      <w:ins w:id="145" w:author="Keith Joiner" w:date="2026-05-10T02:38:00Z" w16du:dateUtc="2026-05-09T16:38:00Z">
        <w:r w:rsidR="00B21A12" w:rsidRPr="00B21A12">
          <w:rPr>
            <w:lang w:val="en-AU"/>
          </w:rPr>
          <w:t>Best Matching 25</w:t>
        </w:r>
        <w:r w:rsidR="00B21A12">
          <w:rPr>
            <w:lang w:val="en-AU"/>
          </w:rPr>
          <w:t xml:space="preserve"> (</w:t>
        </w:r>
      </w:ins>
      <w:r w:rsidR="009B61AF" w:rsidRPr="009B61AF">
        <w:t>BM25</w:t>
      </w:r>
      <w:del w:id="146" w:author="Keith Joiner" w:date="2026-05-10T02:38:00Z" w16du:dateUtc="2026-05-09T16:38:00Z">
        <w:r>
          <w:delText xml:space="preserve"> alone,</w:delText>
        </w:r>
      </w:del>
      <w:ins w:id="147" w:author="Keith Joiner" w:date="2026-05-10T02:38:00Z" w16du:dateUtc="2026-05-09T16:38:00Z">
        <w:r w:rsidR="00B21A12">
          <w:t>)</w:t>
        </w:r>
        <w:r w:rsidR="009B61AF" w:rsidRPr="009B61AF">
          <w:t>,</w:t>
        </w:r>
      </w:ins>
      <w:r w:rsidR="009B61AF" w:rsidRPr="009B61AF">
        <w:t xml:space="preserve"> representing a 3.4</w:t>
      </w:r>
      <m:oMath>
        <m:r>
          <w:del w:id="148" w:author="Keith Joiner" w:date="2026-05-10T02:38:00Z" w16du:dateUtc="2026-05-09T16:38:00Z">
            <m:rPr>
              <m:sty m:val="p"/>
            </m:rPr>
            <w:rPr>
              <w:rFonts w:ascii="Cambria Math" w:hAnsi="Cambria Math"/>
            </w:rPr>
            <m:t>×</m:t>
          </w:del>
        </m:r>
      </m:oMath>
      <w:ins w:id="149" w:author="Keith Joiner" w:date="2026-05-10T02:38:00Z" w16du:dateUtc="2026-05-09T16:38:00Z">
        <w:r w:rsidR="009B61AF" w:rsidRPr="009B61AF">
          <w:t>-fold</w:t>
        </w:r>
      </w:ins>
      <w:r w:rsidR="009B61AF" w:rsidRPr="009B61AF">
        <w:t xml:space="preserve"> improvement</w:t>
      </w:r>
      <w:del w:id="150" w:author="Keith Joiner" w:date="2026-05-10T02:38:00Z" w16du:dateUtc="2026-05-09T16:38:00Z">
        <w:r>
          <w:delText>, while</w:delText>
        </w:r>
      </w:del>
      <w:ins w:id="151" w:author="Keith Joiner" w:date="2026-05-10T02:38:00Z" w16du:dateUtc="2026-05-09T16:38:00Z">
        <w:r w:rsidR="009B61AF" w:rsidRPr="009B61AF">
          <w:t>. Similarly,</w:t>
        </w:r>
      </w:ins>
      <w:r w:rsidR="009B61AF" w:rsidRPr="009B61AF">
        <w:t xml:space="preserve"> Hit</w:t>
      </w:r>
      <w:del w:id="152" w:author="Keith Joiner" w:date="2026-05-10T02:38:00Z" w16du:dateUtc="2026-05-09T16:38:00Z">
        <w:r>
          <w:delText xml:space="preserve"> Rate</w:delText>
        </w:r>
      </w:del>
      <w:r w:rsidR="009B61AF" w:rsidRPr="009B61AF">
        <w:t xml:space="preserve">@10 </w:t>
      </w:r>
      <w:del w:id="153" w:author="Keith Joiner" w:date="2026-05-10T02:38:00Z" w16du:dateUtc="2026-05-09T16:38:00Z">
        <w:r>
          <w:delText>rose</w:delText>
        </w:r>
      </w:del>
      <w:ins w:id="154" w:author="Keith Joiner" w:date="2026-05-10T02:38:00Z" w16du:dateUtc="2026-05-09T16:38:00Z">
        <w:r w:rsidR="009B61AF" w:rsidRPr="009B61AF">
          <w:t>increases</w:t>
        </w:r>
      </w:ins>
      <w:r w:rsidR="009B61AF" w:rsidRPr="009B61AF">
        <w:t xml:space="preserve"> from 24.</w:t>
      </w:r>
      <w:del w:id="155" w:author="Keith Joiner" w:date="2026-05-10T02:38:00Z" w16du:dateUtc="2026-05-09T16:38:00Z">
        <w:r>
          <w:delText>63</w:delText>
        </w:r>
      </w:del>
      <w:ins w:id="156" w:author="Keith Joiner" w:date="2026-05-10T02:38:00Z" w16du:dateUtc="2026-05-09T16:38:00Z">
        <w:r w:rsidR="009B61AF" w:rsidRPr="009B61AF">
          <w:t>6%</w:t>
        </w:r>
      </w:ins>
      <w:r w:rsidR="009B61AF" w:rsidRPr="009B61AF">
        <w:t xml:space="preserve"> to 54.</w:t>
      </w:r>
      <w:del w:id="157" w:author="Keith Joiner" w:date="2026-05-10T02:38:00Z" w16du:dateUtc="2026-05-09T16:38:00Z">
        <w:r>
          <w:delText xml:space="preserve">53 (Wang et al. 2024). </w:delText>
        </w:r>
      </w:del>
      <w:ins w:id="158" w:author="Keith Joiner" w:date="2026-05-10T02:38:00Z" w16du:dateUtc="2026-05-09T16:38:00Z">
        <w:r w:rsidR="009B61AF" w:rsidRPr="009B61AF">
          <w:t>5%</w:t>
        </w:r>
        <w:r w:rsidR="00B21A12">
          <w:t>.</w:t>
        </w:r>
      </w:ins>
    </w:p>
    <w:p w14:paraId="7B7C8056" w14:textId="0A779AA2" w:rsidR="00E33E41" w:rsidRPr="00FA0E84" w:rsidRDefault="00603C55" w:rsidP="00E50205">
      <w:pPr>
        <w:pStyle w:val="BodyText"/>
        <w:rPr>
          <w:lang w:val="en-AU"/>
        </w:rPr>
      </w:pPr>
      <w:r>
        <w:t>Modular RAG introduces composable pipeline nodes</w:t>
      </w:r>
      <w:ins w:id="159" w:author="Keith Joiner" w:date="2026-05-10T02:38:00Z" w16du:dateUtc="2026-05-09T16:38:00Z">
        <w:r w:rsidR="00FA0E84">
          <w:t>,</w:t>
        </w:r>
      </w:ins>
      <w:r>
        <w:t xml:space="preserve"> including specialized retrievers, memory modules, adaptive retrieval triggers, and iterative retrieval for complex multi-hop queries. Agentic RAG represents the emerging frontier, where an LLM orchestrator autonomously decides when retrieval is needed, formulates sub-queries, and integrates multiple retrieval rounds</w:t>
      </w:r>
      <w:del w:id="160" w:author="Keith Joiner" w:date="2026-05-10T02:38:00Z" w16du:dateUtc="2026-05-09T16:38:00Z">
        <w:r>
          <w:delText>—a pattern</w:delText>
        </w:r>
      </w:del>
      <w:ins w:id="161" w:author="Keith Joiner" w:date="2026-05-10T02:38:00Z" w16du:dateUtc="2026-05-09T16:38:00Z">
        <w:r w:rsidR="00FA0E84">
          <w:t xml:space="preserve"> </w:t>
        </w:r>
        <w:r w:rsidR="00FA0E84" w:rsidRPr="00FA0E84">
          <w:rPr>
            <w:lang w:val="en-AU"/>
          </w:rPr>
          <w:t>Singh et al. (2025)</w:t>
        </w:r>
        <w:r w:rsidR="00FA0E84">
          <w:rPr>
            <w:lang w:val="en-AU"/>
          </w:rPr>
          <w:t xml:space="preserve">. </w:t>
        </w:r>
        <w:r w:rsidR="004F76AF">
          <w:rPr>
            <w:lang w:val="en-AU"/>
          </w:rPr>
          <w:t>Agentic RAG</w:t>
        </w:r>
        <w:r>
          <w:t xml:space="preserve"> pattern</w:t>
        </w:r>
        <w:r w:rsidR="004F76AF">
          <w:t>s are</w:t>
        </w:r>
      </w:ins>
      <w:r>
        <w:t xml:space="preserve"> already appearing in Chief Digital and Artificial Intelligence Office (CDAO) AI Rapid Capabilities Cell pilots (GDIT 2024).</w:t>
      </w:r>
    </w:p>
    <w:p w14:paraId="72544D6A" w14:textId="77777777" w:rsidR="00E33E41" w:rsidRDefault="00603C55" w:rsidP="004F76AF">
      <w:pPr>
        <w:pStyle w:val="CaptionedFigure"/>
        <w:jc w:val="center"/>
      </w:pPr>
      <w:bookmarkStart w:id="162" w:name="fig:naive-vs-advanced"/>
      <w:r>
        <w:rPr>
          <w:noProof/>
        </w:rPr>
        <w:lastRenderedPageBreak/>
        <w:drawing>
          <wp:inline distT="0" distB="0" distL="0" distR="0" wp14:anchorId="1BD9C7FF" wp14:editId="0CDA4633">
            <wp:extent cx="4493885" cy="2311272"/>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figures/naive-vs-advanced-rag.png"/>
                    <pic:cNvPicPr>
                      <a:picLocks noChangeAspect="1" noChangeArrowheads="1"/>
                    </pic:cNvPicPr>
                  </pic:nvPicPr>
                  <pic:blipFill>
                    <a:blip r:embed="rId7"/>
                    <a:stretch>
                      <a:fillRect/>
                    </a:stretch>
                  </pic:blipFill>
                  <pic:spPr bwMode="auto">
                    <a:xfrm>
                      <a:off x="0" y="0"/>
                      <a:ext cx="4493885" cy="2311272"/>
                    </a:xfrm>
                    <a:prstGeom prst="rect">
                      <a:avLst/>
                    </a:prstGeom>
                    <a:noFill/>
                    <a:ln w="9525">
                      <a:noFill/>
                      <a:headEnd/>
                      <a:tailEnd/>
                    </a:ln>
                  </pic:spPr>
                </pic:pic>
              </a:graphicData>
            </a:graphic>
          </wp:inline>
        </w:drawing>
      </w:r>
    </w:p>
    <w:p w14:paraId="272AC42F" w14:textId="23F0D77F" w:rsidR="00E33E41" w:rsidRDefault="004F76AF" w:rsidP="00E50205">
      <w:pPr>
        <w:pStyle w:val="ImageCaption"/>
      </w:pPr>
      <w:ins w:id="163" w:author="Keith Joiner" w:date="2026-05-10T02:38:00Z" w16du:dateUtc="2026-05-09T16:38:00Z">
        <w:r>
          <w:t xml:space="preserve">Figure 2: </w:t>
        </w:r>
      </w:ins>
      <w:r>
        <w:t>Naive RAG versus Advanced RAG. Naive RAG performs a single retrieve-then-generate pass. Advanced RAG adds query rewriting, re-ranking, and self-critique stages that substantially improve accuracy for production deployments.</w:t>
      </w:r>
    </w:p>
    <w:bookmarkEnd w:id="162"/>
    <w:p w14:paraId="2EB50F79" w14:textId="17B6E850" w:rsidR="00E33E41" w:rsidRDefault="00603C55" w:rsidP="00E50205">
      <w:pPr>
        <w:pStyle w:val="BodyText"/>
      </w:pPr>
      <w:r>
        <w:t xml:space="preserve">Three common failure modes must be addressed in production RAG systems. First, retrieval </w:t>
      </w:r>
      <w:del w:id="164" w:author="Keith Joiner" w:date="2026-05-10T02:38:00Z" w16du:dateUtc="2026-05-09T16:38:00Z">
        <w:r>
          <w:delText>misses</w:delText>
        </w:r>
      </w:del>
      <w:ins w:id="165" w:author="Keith Joiner" w:date="2026-05-10T02:38:00Z" w16du:dateUtc="2026-05-09T16:38:00Z">
        <w:r w:rsidR="004F76AF">
          <w:t xml:space="preserve">can </w:t>
        </w:r>
        <w:r>
          <w:t>miss</w:t>
        </w:r>
      </w:ins>
      <w:r>
        <w:t xml:space="preserve"> relevant chunks</w:t>
      </w:r>
      <w:del w:id="166" w:author="Keith Joiner" w:date="2026-05-10T02:38:00Z" w16du:dateUtc="2026-05-09T16:38:00Z">
        <w:r>
          <w:delText>—</w:delText>
        </w:r>
      </w:del>
      <w:ins w:id="167" w:author="Keith Joiner" w:date="2026-05-10T02:38:00Z" w16du:dateUtc="2026-05-09T16:38:00Z">
        <w:r w:rsidR="004F76AF">
          <w:t xml:space="preserve">, usually </w:t>
        </w:r>
      </w:ins>
      <w:r>
        <w:t xml:space="preserve">mitigated through better chunking strategies, query rewriting, higher </w:t>
      </w:r>
      <m:oMath>
        <m:r>
          <w:rPr>
            <w:rFonts w:ascii="Cambria Math" w:hAnsi="Cambria Math"/>
          </w:rPr>
          <m:t>k</m:t>
        </m:r>
      </m:oMath>
      <w:r>
        <w:t xml:space="preserve"> values, and re-ranking. Second, the model </w:t>
      </w:r>
      <w:del w:id="168" w:author="Keith Joiner" w:date="2026-05-10T02:38:00Z" w16du:dateUtc="2026-05-09T16:38:00Z">
        <w:r>
          <w:delText>ignores</w:delText>
        </w:r>
      </w:del>
      <w:ins w:id="169" w:author="Keith Joiner" w:date="2026-05-10T02:38:00Z" w16du:dateUtc="2026-05-09T16:38:00Z">
        <w:r w:rsidR="004F76AF">
          <w:t xml:space="preserve">can </w:t>
        </w:r>
        <w:r>
          <w:t>ignore</w:t>
        </w:r>
      </w:ins>
      <w:r>
        <w:t xml:space="preserve"> good context</w:t>
      </w:r>
      <w:del w:id="170" w:author="Keith Joiner" w:date="2026-05-10T02:38:00Z" w16du:dateUtc="2026-05-09T16:38:00Z">
        <w:r>
          <w:delText>—</w:delText>
        </w:r>
      </w:del>
      <w:ins w:id="171" w:author="Keith Joiner" w:date="2026-05-10T02:38:00Z" w16du:dateUtc="2026-05-09T16:38:00Z">
        <w:r w:rsidR="004F76AF">
          <w:t xml:space="preserve">, usually </w:t>
        </w:r>
      </w:ins>
      <w:r>
        <w:t xml:space="preserve">mitigated through explicit prompt instructions such as “Answer ONLY from provided context; if the information is not there, say so.” Third, hallucinations </w:t>
      </w:r>
      <w:ins w:id="172" w:author="Keith Joiner" w:date="2026-05-10T02:38:00Z" w16du:dateUtc="2026-05-09T16:38:00Z">
        <w:r w:rsidR="004F76AF">
          <w:t xml:space="preserve">can </w:t>
        </w:r>
      </w:ins>
      <w:r>
        <w:t>persist despite retrieved context</w:t>
      </w:r>
      <w:del w:id="173" w:author="Keith Joiner" w:date="2026-05-10T02:38:00Z" w16du:dateUtc="2026-05-09T16:38:00Z">
        <w:r>
          <w:delText>—</w:delText>
        </w:r>
      </w:del>
      <w:ins w:id="174" w:author="Keith Joiner" w:date="2026-05-10T02:38:00Z" w16du:dateUtc="2026-05-09T16:38:00Z">
        <w:r w:rsidR="004F76AF">
          <w:t xml:space="preserve">, usually </w:t>
        </w:r>
      </w:ins>
      <w:r>
        <w:t>mitigated by requiring the model to quote source passages before generating answers, forcing citation-grounded output.</w:t>
      </w:r>
    </w:p>
    <w:p w14:paraId="731F6AF9" w14:textId="77777777" w:rsidR="00E33E41" w:rsidRDefault="00603C55" w:rsidP="00E50205">
      <w:pPr>
        <w:pStyle w:val="Heading2"/>
      </w:pPr>
      <w:bookmarkStart w:id="175" w:name="X8bfe809c7a7e6545b294dfc905c1abd25e2b64d"/>
      <w:bookmarkEnd w:id="90"/>
      <w:r>
        <w:t>Why RAG Dominates Fine-Tuning for T&amp;E Domains</w:t>
      </w:r>
    </w:p>
    <w:p w14:paraId="1757C061" w14:textId="3DB88E84" w:rsidR="00E33E41" w:rsidRPr="002D6BEF" w:rsidRDefault="00603C55" w:rsidP="00E50205">
      <w:pPr>
        <w:pStyle w:val="FirstParagraph"/>
        <w:rPr>
          <w:lang w:val="en-AU"/>
        </w:rPr>
      </w:pPr>
      <w:r>
        <w:t>RAG offers decisive advantages over fine-tuning for T&amp;E applications. RAG knowledge bases can be updated asynchronously</w:t>
      </w:r>
      <w:del w:id="176" w:author="Keith Joiner" w:date="2026-05-10T02:38:00Z" w16du:dateUtc="2026-05-09T16:38:00Z">
        <w:r>
          <w:delText>—</w:delText>
        </w:r>
      </w:del>
      <w:ins w:id="177" w:author="Keith Joiner" w:date="2026-05-10T02:38:00Z" w16du:dateUtc="2026-05-09T16:38:00Z">
        <w:r w:rsidR="004F76AF">
          <w:t xml:space="preserve">, such as </w:t>
        </w:r>
      </w:ins>
      <w:r>
        <w:t>new test results</w:t>
      </w:r>
      <w:del w:id="178" w:author="Keith Joiner" w:date="2026-05-10T02:38:00Z" w16du:dateUtc="2026-05-09T16:38:00Z">
        <w:r>
          <w:delText>,</w:delText>
        </w:r>
      </w:del>
      <w:ins w:id="179" w:author="Keith Joiner" w:date="2026-05-10T02:38:00Z" w16du:dateUtc="2026-05-09T16:38:00Z">
        <w:r w:rsidR="004F76AF">
          <w:t xml:space="preserve"> or</w:t>
        </w:r>
      </w:ins>
      <w:r>
        <w:t xml:space="preserve"> updated specifications</w:t>
      </w:r>
      <w:del w:id="180" w:author="Keith Joiner" w:date="2026-05-10T02:38:00Z" w16du:dateUtc="2026-05-09T16:38:00Z">
        <w:r>
          <w:delText>—</w:delText>
        </w:r>
      </w:del>
      <w:ins w:id="181" w:author="Keith Joiner" w:date="2026-05-10T02:38:00Z" w16du:dateUtc="2026-05-09T16:38:00Z">
        <w:r w:rsidR="004F76AF">
          <w:t xml:space="preserve">, </w:t>
        </w:r>
      </w:ins>
      <w:r>
        <w:t>without retraining the LLM, whereas fine-tuned models require full retraining cycles (Stack Overflow 2023; IBM 2025). RAG returns the retrieved document chunks alongside the generated answer, enabling analysts to verify outputs against primary sources and satisfying DoW documentation traceability requirements (Amazon Web Services 2025). Updating a vector index is orders of magnitude cheaper than re-running a fine-tuning run on GPU clusters (F22 Labs 2024</w:t>
      </w:r>
      <w:del w:id="182" w:author="Keith Joiner" w:date="2026-05-10T02:38:00Z" w16du:dateUtc="2026-05-09T16:38:00Z">
        <w:r>
          <w:delText>).</w:delText>
        </w:r>
      </w:del>
      <w:ins w:id="183" w:author="Keith Joiner" w:date="2026-05-10T02:38:00Z" w16du:dateUtc="2026-05-09T16:38:00Z">
        <w:r w:rsidR="0028070B">
          <w:t xml:space="preserve">; </w:t>
        </w:r>
        <w:r w:rsidR="002D6BEF" w:rsidRPr="002D6BEF">
          <w:rPr>
            <w:lang w:val="en-AU"/>
          </w:rPr>
          <w:t>Shao et al.</w:t>
        </w:r>
        <w:r w:rsidR="002D6BEF">
          <w:rPr>
            <w:lang w:val="en-AU"/>
          </w:rPr>
          <w:t>,</w:t>
        </w:r>
        <w:r w:rsidR="002D6BEF" w:rsidRPr="002D6BEF">
          <w:rPr>
            <w:lang w:val="en-AU"/>
          </w:rPr>
          <w:t xml:space="preserve"> 2023</w:t>
        </w:r>
        <w:r>
          <w:t>).</w:t>
        </w:r>
      </w:ins>
      <w:r>
        <w:t xml:space="preserve"> Studies show accuracy and usefulness improvements of 107</w:t>
      </w:r>
      <w:del w:id="184" w:author="Keith Joiner" w:date="2026-05-10T02:38:00Z" w16du:dateUtc="2026-05-09T16:38:00Z">
        <w:r>
          <w:delText>–</w:delText>
        </w:r>
      </w:del>
      <w:ins w:id="185" w:author="Keith Joiner" w:date="2026-05-10T02:38:00Z" w16du:dateUtc="2026-05-09T16:38:00Z">
        <w:r w:rsidR="006D6004">
          <w:t xml:space="preserve">% to </w:t>
        </w:r>
      </w:ins>
      <w:r>
        <w:t>177% on domain question-answering tasks when RAG is applied versus zero-shot LLM baselines (Dayarathne et al</w:t>
      </w:r>
      <w:del w:id="186" w:author="Keith Joiner" w:date="2026-05-10T02:38:00Z" w16du:dateUtc="2026-05-09T16:38:00Z">
        <w:r>
          <w:delText>.</w:delText>
        </w:r>
      </w:del>
      <w:ins w:id="187" w:author="Keith Joiner" w:date="2026-05-10T02:38:00Z" w16du:dateUtc="2026-05-09T16:38:00Z">
        <w:r>
          <w:t>.</w:t>
        </w:r>
        <w:r w:rsidR="004F76AF">
          <w:t>,</w:t>
        </w:r>
      </w:ins>
      <w:r>
        <w:t xml:space="preserve"> 2025). Retrieved documents carry classification markings and provenance metadata, enabling access-controlled generation consistent with </w:t>
      </w:r>
      <w:del w:id="188" w:author="Keith Joiner" w:date="2026-05-10T02:38:00Z" w16du:dateUtc="2026-05-09T16:38:00Z">
        <w:r>
          <w:delText>CUI and SAP</w:delText>
        </w:r>
      </w:del>
      <w:ins w:id="189" w:author="Keith Joiner" w:date="2026-05-10T02:38:00Z" w16du:dateUtc="2026-05-09T16:38:00Z">
        <w:r w:rsidR="004F76AF">
          <w:t>compartmentalized security</w:t>
        </w:r>
      </w:ins>
      <w:r w:rsidR="004F76AF">
        <w:t xml:space="preserve"> </w:t>
      </w:r>
      <w:r>
        <w:t>handling requirements.</w:t>
      </w:r>
    </w:p>
    <w:p w14:paraId="1C7C0EB3" w14:textId="3FC0CA5B" w:rsidR="00E33E41" w:rsidRDefault="004F76AF" w:rsidP="00E50205">
      <w:pPr>
        <w:pStyle w:val="BodyText"/>
      </w:pPr>
      <w:ins w:id="190" w:author="Keith Joiner" w:date="2026-05-10T02:38:00Z" w16du:dateUtc="2026-05-09T16:38:00Z">
        <w:r>
          <w:t xml:space="preserve">In </w:t>
        </w:r>
      </w:ins>
      <w:r>
        <w:t>the simplest mental model</w:t>
      </w:r>
      <w:del w:id="191" w:author="Keith Joiner" w:date="2026-05-10T02:38:00Z" w16du:dateUtc="2026-05-09T16:38:00Z">
        <w:r w:rsidR="00603C55">
          <w:delText>:</w:delText>
        </w:r>
      </w:del>
      <w:ins w:id="192" w:author="Keith Joiner" w:date="2026-05-10T02:38:00Z" w16du:dateUtc="2026-05-09T16:38:00Z">
        <w:r>
          <w:t>,</w:t>
        </w:r>
      </w:ins>
      <w:r>
        <w:t xml:space="preserve"> RAG combines </w:t>
      </w:r>
      <w:del w:id="193" w:author="Keith Joiner" w:date="2026-05-10T02:38:00Z" w16du:dateUtc="2026-05-09T16:38:00Z">
        <w:r w:rsidR="00603C55">
          <w:delText>a librarian</w:delText>
        </w:r>
      </w:del>
      <w:ins w:id="194" w:author="Keith Joiner" w:date="2026-05-10T02:38:00Z" w16du:dateUtc="2026-05-09T16:38:00Z">
        <w:r w:rsidR="00A85B44">
          <w:t>its metaphorical</w:t>
        </w:r>
        <w:r>
          <w:t xml:space="preserve"> </w:t>
        </w:r>
        <w:r w:rsidR="00A85B44">
          <w:t>‘</w:t>
        </w:r>
        <w:r>
          <w:t>librarian</w:t>
        </w:r>
        <w:r w:rsidR="00A85B44">
          <w:t>’</w:t>
        </w:r>
      </w:ins>
      <w:r>
        <w:t xml:space="preserve"> with a language model. The </w:t>
      </w:r>
      <w:del w:id="195" w:author="Keith Joiner" w:date="2026-05-10T02:38:00Z" w16du:dateUtc="2026-05-09T16:38:00Z">
        <w:r w:rsidR="00603C55">
          <w:delText>librarian</w:delText>
        </w:r>
      </w:del>
      <w:ins w:id="196" w:author="Keith Joiner" w:date="2026-05-10T02:38:00Z" w16du:dateUtc="2026-05-09T16:38:00Z">
        <w:r w:rsidR="00A85B44">
          <w:t>‘</w:t>
        </w:r>
        <w:r>
          <w:t>librarian</w:t>
        </w:r>
        <w:r w:rsidR="00A85B44">
          <w:t>’</w:t>
        </w:r>
      </w:ins>
      <w:r>
        <w:t xml:space="preserve"> searches the knowledge base and hands over relevant pages</w:t>
      </w:r>
      <w:del w:id="197" w:author="Keith Joiner" w:date="2026-05-10T02:38:00Z" w16du:dateUtc="2026-05-09T16:38:00Z">
        <w:r w:rsidR="00603C55">
          <w:delText>;</w:delText>
        </w:r>
      </w:del>
      <w:ins w:id="198" w:author="Keith Joiner" w:date="2026-05-10T02:38:00Z" w16du:dateUtc="2026-05-09T16:38:00Z">
        <w:r w:rsidR="00A85B44">
          <w:t>, then</w:t>
        </w:r>
      </w:ins>
      <w:r>
        <w:t xml:space="preserve"> the model reads those pages and writes the answer. Most RAG </w:t>
      </w:r>
      <w:r>
        <w:lastRenderedPageBreak/>
        <w:t>failures trace to one of two causes: the wrong documents were retrieved, or the model failed to use the documents it was given. This framing clarifies that RAG quality depends as much on retrieval engineering as on the generative model.</w:t>
      </w:r>
    </w:p>
    <w:p w14:paraId="5E4CAB1D" w14:textId="672732CC" w:rsidR="00E33E41" w:rsidRPr="00A85B44" w:rsidRDefault="00A85B44" w:rsidP="00E50205">
      <w:pPr>
        <w:pStyle w:val="BodyText"/>
        <w:rPr>
          <w:lang w:val="en-AU"/>
        </w:rPr>
      </w:pPr>
      <w:ins w:id="199" w:author="Keith Joiner" w:date="2026-05-10T02:38:00Z" w16du:dateUtc="2026-05-09T16:38:00Z">
        <w:r>
          <w:t xml:space="preserve">It is important to note that </w:t>
        </w:r>
      </w:ins>
      <w:r>
        <w:t>RAG is not</w:t>
      </w:r>
      <w:ins w:id="200" w:author="Keith Joiner" w:date="2026-05-10T02:38:00Z" w16du:dateUtc="2026-05-09T16:38:00Z">
        <w:r>
          <w:t xml:space="preserve"> always</w:t>
        </w:r>
      </w:ins>
      <w:r>
        <w:t xml:space="preserve"> universally appropriate. When the entire knowledge base fits within a single LLM context window, direct context injection</w:t>
      </w:r>
      <w:del w:id="201" w:author="Keith Joiner" w:date="2026-05-10T02:38:00Z" w16du:dateUtc="2026-05-09T16:38:00Z">
        <w:r w:rsidR="00603C55">
          <w:delText xml:space="preserve"> (“</w:delText>
        </w:r>
      </w:del>
      <w:ins w:id="202" w:author="Keith Joiner" w:date="2026-05-10T02:38:00Z" w16du:dateUtc="2026-05-09T16:38:00Z">
        <w:r>
          <w:t>, colloquially known as “</w:t>
        </w:r>
      </w:ins>
      <w:r>
        <w:t>stuffing</w:t>
      </w:r>
      <w:del w:id="203" w:author="Keith Joiner" w:date="2026-05-10T02:38:00Z" w16du:dateUtc="2026-05-09T16:38:00Z">
        <w:r w:rsidR="00603C55">
          <w:delText>”)</w:delText>
        </w:r>
      </w:del>
      <w:ins w:id="204" w:author="Keith Joiner" w:date="2026-05-10T02:38:00Z" w16du:dateUtc="2026-05-09T16:38:00Z">
        <w:r>
          <w:t>”,</w:t>
        </w:r>
      </w:ins>
      <w:r>
        <w:t xml:space="preserve"> is simpler and avoids retrieval latency. When the task requires holistic reasoning over an entire corpus rather than targeted retrieval, RAG’s chunk-based approach may fragment necessary context. When latency is critical</w:t>
      </w:r>
      <w:ins w:id="205" w:author="Keith Joiner" w:date="2026-05-10T02:38:00Z" w16du:dateUtc="2026-05-09T16:38:00Z">
        <w:r>
          <w:t>,</w:t>
        </w:r>
      </w:ins>
      <w:r>
        <w:t xml:space="preserve"> and retrieval adds unacceptable delay, or when the underlying data changes every few seconds faster than embeddings can be refreshed, </w:t>
      </w:r>
      <w:ins w:id="206" w:author="Keith Joiner" w:date="2026-05-10T02:38:00Z" w16du:dateUtc="2026-05-09T16:38:00Z">
        <w:r>
          <w:t xml:space="preserve">an </w:t>
        </w:r>
      </w:ins>
      <w:r>
        <w:t xml:space="preserve">alternative </w:t>
      </w:r>
      <w:del w:id="207" w:author="Keith Joiner" w:date="2026-05-10T02:38:00Z" w16du:dateUtc="2026-05-09T16:38:00Z">
        <w:r w:rsidR="00603C55">
          <w:delText>architectures</w:delText>
        </w:r>
      </w:del>
      <w:ins w:id="208" w:author="Keith Joiner" w:date="2026-05-10T02:38:00Z" w16du:dateUtc="2026-05-09T16:38:00Z">
        <w:r>
          <w:t>architecture</w:t>
        </w:r>
      </w:ins>
      <w:r>
        <w:t xml:space="preserve"> may be preferred. For deeply internalized, static domain knowledge, fine-tuning remains appropriate</w:t>
      </w:r>
      <w:del w:id="209" w:author="Keith Joiner" w:date="2026-05-10T02:38:00Z" w16du:dateUtc="2026-05-09T16:38:00Z">
        <w:r w:rsidR="00603C55">
          <w:delText>.</w:delText>
        </w:r>
      </w:del>
      <w:ins w:id="210" w:author="Keith Joiner" w:date="2026-05-10T02:38:00Z" w16du:dateUtc="2026-05-09T16:38:00Z">
        <w:r>
          <w:t xml:space="preserve">, </w:t>
        </w:r>
        <w:r w:rsidRPr="00A85B44">
          <w:t>as domain-adapted models consistently outperform general-purpose models on tasks within that domain (</w:t>
        </w:r>
        <w:r w:rsidRPr="00A85B44">
          <w:rPr>
            <w:lang w:val="en-AU"/>
          </w:rPr>
          <w:t>Anisuzzaman et al.</w:t>
        </w:r>
        <w:r>
          <w:rPr>
            <w:lang w:val="en-AU"/>
          </w:rPr>
          <w:t>,</w:t>
        </w:r>
        <w:r w:rsidRPr="00A85B44">
          <w:rPr>
            <w:lang w:val="en-AU"/>
          </w:rPr>
          <w:t xml:space="preserve"> 2024</w:t>
        </w:r>
        <w:r w:rsidRPr="00A85B44">
          <w:t>)</w:t>
        </w:r>
        <w:r>
          <w:t>.</w:t>
        </w:r>
      </w:ins>
      <w:r>
        <w:t xml:space="preserve"> T&amp;E applications, however, are characterized by large, evolving document corpora and strict traceability requirements</w:t>
      </w:r>
      <w:del w:id="211" w:author="Keith Joiner" w:date="2026-05-10T02:38:00Z" w16du:dateUtc="2026-05-09T16:38:00Z">
        <w:r w:rsidR="00603C55">
          <w:delText>—</w:delText>
        </w:r>
      </w:del>
      <w:ins w:id="212" w:author="Keith Joiner" w:date="2026-05-10T02:38:00Z" w16du:dateUtc="2026-05-09T16:38:00Z">
        <w:r w:rsidR="00AF3C91">
          <w:t xml:space="preserve"> (</w:t>
        </w:r>
        <w:r w:rsidR="00AF3C91" w:rsidRPr="00AF3C91">
          <w:t>Kurzhals et al.</w:t>
        </w:r>
        <w:r w:rsidR="00AF3C91">
          <w:t xml:space="preserve">, </w:t>
        </w:r>
        <w:r w:rsidR="00AF3C91" w:rsidRPr="00AF3C91">
          <w:t>2025)</w:t>
        </w:r>
        <w:r w:rsidR="00AF3C91">
          <w:t xml:space="preserve">; </w:t>
        </w:r>
      </w:ins>
      <w:r>
        <w:t>precisely the conditions where RAG excels.</w:t>
      </w:r>
    </w:p>
    <w:p w14:paraId="3E4D5951" w14:textId="77777777" w:rsidR="00E33E41" w:rsidRDefault="00603C55" w:rsidP="00E50205">
      <w:pPr>
        <w:pStyle w:val="Heading2"/>
      </w:pPr>
      <w:bookmarkStart w:id="213" w:name="te-specific-advantages"/>
      <w:bookmarkEnd w:id="175"/>
      <w:r>
        <w:t>T&amp;E-Specific Advantages</w:t>
      </w:r>
    </w:p>
    <w:p w14:paraId="386853D7" w14:textId="10981DDF" w:rsidR="00E33E41" w:rsidRDefault="00603C55" w:rsidP="00E50205">
      <w:pPr>
        <w:pStyle w:val="FirstParagraph"/>
      </w:pPr>
      <w:r>
        <w:t xml:space="preserve">T&amp;E knowledge bases include </w:t>
      </w:r>
      <w:del w:id="214" w:author="Keith Joiner" w:date="2026-05-10T02:38:00Z" w16du:dateUtc="2026-05-09T16:38:00Z">
        <w:r>
          <w:delText>MIL-STDs</w:delText>
        </w:r>
      </w:del>
      <w:ins w:id="215" w:author="Keith Joiner" w:date="2026-05-10T02:38:00Z" w16du:dateUtc="2026-05-09T16:38:00Z">
        <w:r w:rsidR="006D6004">
          <w:t>standards</w:t>
        </w:r>
      </w:ins>
      <w:r>
        <w:t>, test procedures, previous test reports, systems engineering documents, specification trees, and operator manuals</w:t>
      </w:r>
      <w:del w:id="216" w:author="Keith Joiner" w:date="2026-05-10T02:38:00Z" w16du:dateUtc="2026-05-09T16:38:00Z">
        <w:r>
          <w:delText>—</w:delText>
        </w:r>
      </w:del>
      <w:ins w:id="217" w:author="Keith Joiner" w:date="2026-05-10T02:38:00Z" w16du:dateUtc="2026-05-09T16:38:00Z">
        <w:r w:rsidR="006D6004">
          <w:t xml:space="preserve">. These bases are </w:t>
        </w:r>
      </w:ins>
      <w:r>
        <w:t>all ideal RAG corpus material. RAG can retrieve and synthesize across hundreds of T&amp;E artifacts simultaneously, a task no single analyst can perform manually</w:t>
      </w:r>
      <w:ins w:id="218" w:author="Keith Joiner" w:date="2026-05-10T02:38:00Z" w16du:dateUtc="2026-05-09T16:38:00Z">
        <w:r w:rsidR="006D6004">
          <w:t>, certainly</w:t>
        </w:r>
      </w:ins>
      <w:r>
        <w:t xml:space="preserve"> at scale. The knowledge base ingestion pipeline can be triggered on a</w:t>
      </w:r>
      <w:ins w:id="219" w:author="Keith Joiner" w:date="2026-05-10T02:38:00Z" w16du:dateUtc="2026-05-09T16:38:00Z">
        <w:r>
          <w:t xml:space="preserve"> </w:t>
        </w:r>
        <w:r w:rsidR="006D6004">
          <w:t>regular</w:t>
        </w:r>
      </w:ins>
      <w:r w:rsidR="006D6004">
        <w:t xml:space="preserve"> </w:t>
      </w:r>
      <w:r>
        <w:t>schedule to capture new test data as it is generated, keeping the system current with ongoing test programs. Because retrieved context is logged alongside the generated answer, each output can be reproduced and audited</w:t>
      </w:r>
      <w:del w:id="220" w:author="Keith Joiner" w:date="2026-05-10T02:38:00Z" w16du:dateUtc="2026-05-09T16:38:00Z">
        <w:r>
          <w:delText>—</w:delText>
        </w:r>
      </w:del>
      <w:ins w:id="221" w:author="Keith Joiner" w:date="2026-05-10T02:38:00Z" w16du:dateUtc="2026-05-09T16:38:00Z">
        <w:r w:rsidR="006D6004">
          <w:t xml:space="preserve">, an </w:t>
        </w:r>
      </w:ins>
      <w:r>
        <w:t>essential</w:t>
      </w:r>
      <w:ins w:id="222" w:author="Keith Joiner" w:date="2026-05-10T02:38:00Z" w16du:dateUtc="2026-05-09T16:38:00Z">
        <w:r>
          <w:t xml:space="preserve"> </w:t>
        </w:r>
        <w:r w:rsidR="006D6004">
          <w:t>criterion</w:t>
        </w:r>
      </w:ins>
      <w:r w:rsidR="006D6004">
        <w:t xml:space="preserve"> </w:t>
      </w:r>
      <w:r>
        <w:t>for test record integrity.</w:t>
      </w:r>
    </w:p>
    <w:p w14:paraId="156529A9" w14:textId="77777777" w:rsidR="00E33E41" w:rsidRDefault="00603C55" w:rsidP="00E50205">
      <w:pPr>
        <w:pStyle w:val="Heading2"/>
      </w:pPr>
      <w:bookmarkStart w:id="223" w:name="quantitative-performance-benchmarks"/>
      <w:bookmarkEnd w:id="213"/>
      <w:r>
        <w:t>Quantitative Performance Benchmarks</w:t>
      </w:r>
    </w:p>
    <w:p w14:paraId="64FC07F7" w14:textId="798AC630" w:rsidR="00E33E41" w:rsidRPr="008474F3" w:rsidRDefault="00603C55" w:rsidP="00E50205">
      <w:pPr>
        <w:pStyle w:val="FirstParagraph"/>
        <w:rPr>
          <w:lang w:val="en-AU"/>
        </w:rPr>
      </w:pPr>
      <w:del w:id="224" w:author="Keith Joiner" w:date="2026-05-10T02:38:00Z" w16du:dateUtc="2026-05-09T16:38:00Z">
        <w:r>
          <w:delText>The RAGAS</w:delText>
        </w:r>
      </w:del>
      <w:ins w:id="225" w:author="Keith Joiner" w:date="2026-05-10T02:38:00Z" w16du:dateUtc="2026-05-09T16:38:00Z">
        <w:r w:rsidR="006D6004">
          <w:t xml:space="preserve">Saad-Falcon et al. (2024) </w:t>
        </w:r>
        <w:r w:rsidR="008474F3">
          <w:t>evaluate frameworks for assessing RAG, including one known as the</w:t>
        </w:r>
        <w:r w:rsidR="006D6004">
          <w:t xml:space="preserve"> </w:t>
        </w:r>
        <w:r w:rsidR="006D6004" w:rsidRPr="006D6004">
          <w:rPr>
            <w:lang w:val="en-AU"/>
          </w:rPr>
          <w:t>Retrieval Augmented Generation Assessment</w:t>
        </w:r>
        <w:r w:rsidR="008474F3">
          <w:rPr>
            <w:lang w:val="en-AU"/>
          </w:rPr>
          <w:t xml:space="preserve"> (RAGAS). The</w:t>
        </w:r>
      </w:ins>
      <w:r w:rsidR="008474F3">
        <w:rPr>
          <w:lang w:val="en-AU"/>
        </w:rPr>
        <w:t xml:space="preserve"> framework</w:t>
      </w:r>
      <w:r w:rsidR="006D6004">
        <w:t xml:space="preserve"> evaluates RAG systems on context relevance, answer faithfulness, and answer relevance, outperforming hand-written heuristic baselines</w:t>
      </w:r>
      <w:del w:id="226" w:author="Keith Joiner" w:date="2026-05-10T02:38:00Z" w16du:dateUtc="2026-05-09T16:38:00Z">
        <w:r>
          <w:delText xml:space="preserve"> (Saad-Falcon et al. 2024). The BEIR benchmark suite demonstrates that RAG-augmented models consistently outperform standalone LLMs on knowledge-intensive tasks across diverse domains. Enterprise systematic literature review findings indicate that 80.5% of </w:delText>
        </w:r>
      </w:del>
      <w:ins w:id="227" w:author="Keith Joiner" w:date="2026-05-10T02:38:00Z" w16du:dateUtc="2026-05-09T16:38:00Z">
        <w:r w:rsidR="006D6004">
          <w:t xml:space="preserve">. </w:t>
        </w:r>
        <w:r w:rsidR="008474F3" w:rsidRPr="008474F3">
          <w:rPr>
            <w:lang w:val="en-AU"/>
          </w:rPr>
          <w:t xml:space="preserve">Karakurt and Akbulut (2026) report that </w:t>
        </w:r>
      </w:ins>
      <w:r w:rsidR="008474F3" w:rsidRPr="008474F3">
        <w:rPr>
          <w:lang w:val="en-AU"/>
        </w:rPr>
        <w:t xml:space="preserve">enterprise RAG implementations </w:t>
      </w:r>
      <w:del w:id="228" w:author="Keith Joiner" w:date="2026-05-10T02:38:00Z" w16du:dateUtc="2026-05-09T16:38:00Z">
        <w:r>
          <w:delText>use</w:delText>
        </w:r>
      </w:del>
      <w:ins w:id="229" w:author="Keith Joiner" w:date="2026-05-10T02:38:00Z" w16du:dateUtc="2026-05-09T16:38:00Z">
        <w:r w:rsidR="008474F3" w:rsidRPr="008474F3">
          <w:rPr>
            <w:lang w:val="en-AU"/>
          </w:rPr>
          <w:t>are dominated by</w:t>
        </w:r>
      </w:ins>
      <w:r w:rsidR="008474F3" w:rsidRPr="008474F3">
        <w:rPr>
          <w:lang w:val="en-AU"/>
        </w:rPr>
        <w:t xml:space="preserve"> standard retrieval frameworks such as FAISS and Elasticsearch, </w:t>
      </w:r>
      <w:ins w:id="230" w:author="Keith Joiner" w:date="2026-05-10T02:38:00Z" w16du:dateUtc="2026-05-09T16:38:00Z">
        <w:r w:rsidR="008474F3" w:rsidRPr="008474F3">
          <w:rPr>
            <w:lang w:val="en-AU"/>
          </w:rPr>
          <w:t xml:space="preserve">with </w:t>
        </w:r>
      </w:ins>
      <w:r w:rsidR="008474F3" w:rsidRPr="008474F3">
        <w:rPr>
          <w:lang w:val="en-AU"/>
        </w:rPr>
        <w:t xml:space="preserve">GPT-based models </w:t>
      </w:r>
      <w:del w:id="231" w:author="Keith Joiner" w:date="2026-05-10T02:38:00Z" w16du:dateUtc="2026-05-09T16:38:00Z">
        <w:r>
          <w:delText xml:space="preserve">dominate at 63.6%, and </w:delText>
        </w:r>
      </w:del>
      <w:ins w:id="232" w:author="Keith Joiner" w:date="2026-05-10T02:38:00Z" w16du:dateUtc="2026-05-09T16:38:00Z">
        <w:r w:rsidR="008474F3" w:rsidRPr="008474F3">
          <w:rPr>
            <w:lang w:val="en-AU"/>
          </w:rPr>
          <w:t xml:space="preserve">comprising the majority of deployed systems. Their systematic review further indicates that </w:t>
        </w:r>
      </w:ins>
      <w:r w:rsidR="008474F3" w:rsidRPr="008474F3">
        <w:rPr>
          <w:lang w:val="en-AU"/>
        </w:rPr>
        <w:t xml:space="preserve">domain-specific corpora </w:t>
      </w:r>
      <w:del w:id="233" w:author="Keith Joiner" w:date="2026-05-10T02:38:00Z" w16du:dateUtc="2026-05-09T16:38:00Z">
        <w:r>
          <w:delText>markedly outperform generic public corpora (Karakurt and Akbulut 2026).</w:delText>
        </w:r>
      </w:del>
      <w:ins w:id="234" w:author="Keith Joiner" w:date="2026-05-10T02:38:00Z" w16du:dateUtc="2026-05-09T16:38:00Z">
        <w:r w:rsidR="008474F3" w:rsidRPr="008474F3">
          <w:rPr>
            <w:lang w:val="en-AU"/>
          </w:rPr>
          <w:t xml:space="preserve">significantly improve performance in knowledge-intensive tasks, consistent with evidence from retrieval benchmarks such as </w:t>
        </w:r>
        <w:r w:rsidR="00505B24" w:rsidRPr="00505B24">
          <w:rPr>
            <w:lang w:val="en-AU"/>
          </w:rPr>
          <w:t>Benchmarking Information Retrieval (BEIR)</w:t>
        </w:r>
        <w:r w:rsidR="008474F3" w:rsidRPr="008474F3">
          <w:rPr>
            <w:lang w:val="en-AU"/>
          </w:rPr>
          <w:t xml:space="preserve"> (Thakur et al. 2021), which highlight the importance of robust cross-domain retrieval.</w:t>
        </w:r>
      </w:ins>
      <w:r w:rsidR="006D6004">
        <w:t xml:space="preserve"> Readers seeking a more comprehensive treatment of the broader RAG evaluation </w:t>
      </w:r>
      <w:r w:rsidR="006D6004">
        <w:lastRenderedPageBreak/>
        <w:t xml:space="preserve">landscape are referred to the recent PRISMA-aligned systematic review of Brown et al. (2025), which catalogues the field’s evolution from </w:t>
      </w:r>
      <w:del w:id="235" w:author="Keith Joiner" w:date="2026-05-10T02:38:00Z" w16du:dateUtc="2026-05-09T16:38:00Z">
        <w:r>
          <w:delText>DPR-</w:delText>
        </w:r>
      </w:del>
      <w:ins w:id="236" w:author="Keith Joiner" w:date="2026-05-10T02:38:00Z" w16du:dateUtc="2026-05-09T16:38:00Z">
        <w:r w:rsidR="00505B24" w:rsidRPr="00505B24">
          <w:rPr>
            <w:lang w:val="en-AU"/>
          </w:rPr>
          <w:t>Dense Passage Retrieval</w:t>
        </w:r>
        <w:r w:rsidR="00505B24">
          <w:rPr>
            <w:lang w:val="en-AU"/>
          </w:rPr>
          <w:t xml:space="preserve"> (</w:t>
        </w:r>
        <w:r w:rsidR="006D6004">
          <w:t>DPR</w:t>
        </w:r>
        <w:r w:rsidR="00505B24">
          <w:t>)</w:t>
        </w:r>
        <w:r w:rsidR="006D6004">
          <w:t>-</w:t>
        </w:r>
      </w:ins>
      <w:r w:rsidR="006D6004">
        <w:t>based baselines toward modular, policy-driven architectures with hybrid retrieval and uncertainty-aware control, and to Yu et al. (2025), who propose a unified evaluation framework distinguishing retrieval, generation, and end-to-end metrics.</w:t>
      </w:r>
    </w:p>
    <w:p w14:paraId="33CA8B30" w14:textId="77777777" w:rsidR="00E33E41" w:rsidRDefault="00603C55" w:rsidP="00E50205">
      <w:pPr>
        <w:pStyle w:val="Heading1"/>
      </w:pPr>
      <w:bookmarkStart w:id="237" w:name="X196edc564189e00dd64fbe9f6137cc1aefb1609"/>
      <w:bookmarkEnd w:id="83"/>
      <w:bookmarkEnd w:id="223"/>
      <w:r>
        <w:t>Architecture and technology stack for production DoW RAG deployment</w:t>
      </w:r>
    </w:p>
    <w:p w14:paraId="7C4A7EF6" w14:textId="5BE22110" w:rsidR="00E33E41" w:rsidRDefault="00603C55" w:rsidP="00E50205">
      <w:pPr>
        <w:pStyle w:val="FirstParagraph"/>
      </w:pPr>
      <w:r>
        <w:t>A production DoW RAG system is not a single application but a multi-layer data and AI platform. Treating it as an ad hoc chatbot feature is the primary cause of failed deployments (DEV Community 2025). Recent surveys of the RAG stack synthesize academic and industrial deployment experience into a unified taxonomy with explicit attention to trust, alignment, and domain adaptation (Wampler et al</w:t>
      </w:r>
      <w:del w:id="238" w:author="Keith Joiner" w:date="2026-05-10T02:38:00Z" w16du:dateUtc="2026-05-09T16:38:00Z">
        <w:r>
          <w:delText>.</w:delText>
        </w:r>
      </w:del>
      <w:ins w:id="239" w:author="Keith Joiner" w:date="2026-05-10T02:38:00Z" w16du:dateUtc="2026-05-09T16:38:00Z">
        <w:r>
          <w:t>.</w:t>
        </w:r>
        <w:r w:rsidR="00505B24">
          <w:t>,</w:t>
        </w:r>
      </w:ins>
      <w:r>
        <w:t xml:space="preserve"> 2026), mirroring the layered, policy-driven approach we adopt below. The architecture comprises five production layers.</w:t>
      </w:r>
    </w:p>
    <w:p w14:paraId="50F58AFE" w14:textId="77777777" w:rsidR="00E33E41" w:rsidRDefault="00603C55" w:rsidP="00E50205">
      <w:pPr>
        <w:pStyle w:val="Heading2"/>
      </w:pPr>
      <w:bookmarkStart w:id="240" w:name="Xbcf7f6e75559ada2f5f53e2027a37b43a954d93"/>
      <w:r>
        <w:t>Layer 1: Document Ingestion and Preprocessing</w:t>
      </w:r>
    </w:p>
    <w:p w14:paraId="76E21434" w14:textId="2CA21EAB" w:rsidR="00E33E41" w:rsidRDefault="00603C55" w:rsidP="00E50205">
      <w:pPr>
        <w:pStyle w:val="FirstParagraph"/>
      </w:pPr>
      <w:r>
        <w:t>Source connectors interface with SharePoint on NIPRNet and SIPRNet</w:t>
      </w:r>
      <w:del w:id="241" w:author="Keith Joiner" w:date="2026-05-10T02:38:00Z" w16du:dateUtc="2026-05-09T16:38:00Z">
        <w:r>
          <w:delText xml:space="preserve"> (the U.S. unclassified and secret government networks; analogous segregated network tiers exist in other defence establishments),</w:delText>
        </w:r>
      </w:del>
      <w:ins w:id="242" w:author="Keith Joiner" w:date="2026-05-10T02:38:00Z" w16du:dateUtc="2026-05-09T16:38:00Z">
        <w:r>
          <w:t>,</w:t>
        </w:r>
      </w:ins>
      <w:r>
        <w:t xml:space="preserve"> SIPR file shares, PDFs, Word documents, technical data packages, and structured databases. Content extraction employs Optical Character Recognition (OCR) for scanned documents, table extraction, and image captioning, with normalization to plain text or structured </w:t>
      </w:r>
      <w:del w:id="243" w:author="Keith Joiner" w:date="2026-05-10T02:38:00Z" w16du:dateUtc="2026-05-09T16:38:00Z">
        <w:r>
          <w:delText>JSON.</w:delText>
        </w:r>
      </w:del>
      <w:ins w:id="244" w:author="Keith Joiner" w:date="2026-05-10T02:38:00Z" w16du:dateUtc="2026-05-09T16:38:00Z">
        <w:r w:rsidR="00505B24" w:rsidRPr="00505B24">
          <w:rPr>
            <w:lang w:val="en-AU"/>
          </w:rPr>
          <w:t>JavaScript Object Notation</w:t>
        </w:r>
        <w:r w:rsidR="00505B24">
          <w:rPr>
            <w:lang w:val="en-AU"/>
          </w:rPr>
          <w:t xml:space="preserve"> (</w:t>
        </w:r>
        <w:r>
          <w:t>JSON</w:t>
        </w:r>
        <w:r w:rsidR="00505B24">
          <w:t>)</w:t>
        </w:r>
        <w:r>
          <w:t>.</w:t>
        </w:r>
      </w:ins>
      <w:r>
        <w:t xml:space="preserve"> Metadata enrichment captures classification marking, originating organization, system program, document type, version, and date as filterable fields. Deduplication and version control detect superseded documents to prevent stale context injection.</w:t>
      </w:r>
    </w:p>
    <w:p w14:paraId="5A2DF83D" w14:textId="77777777" w:rsidR="00E33E41" w:rsidRDefault="00603C55" w:rsidP="00E50205">
      <w:pPr>
        <w:pStyle w:val="Heading2"/>
      </w:pPr>
      <w:bookmarkStart w:id="245" w:name="layer-2-embedding-and-indexing"/>
      <w:bookmarkEnd w:id="240"/>
      <w:r>
        <w:t>Layer 2: Embedding and Indexing</w:t>
      </w:r>
    </w:p>
    <w:p w14:paraId="309924FC" w14:textId="3356FE94" w:rsidR="00E33E41" w:rsidRPr="009A532F" w:rsidRDefault="00603C55" w:rsidP="00E50205">
      <w:pPr>
        <w:pStyle w:val="FirstParagraph"/>
        <w:rPr>
          <w:lang w:val="en-AU"/>
        </w:rPr>
      </w:pPr>
      <w:r>
        <w:t>Chunking strategy is critical</w:t>
      </w:r>
      <w:del w:id="246" w:author="Keith Joiner" w:date="2026-05-10T02:38:00Z" w16du:dateUtc="2026-05-09T16:38:00Z">
        <w:r>
          <w:delText>:</w:delText>
        </w:r>
      </w:del>
      <w:ins w:id="247" w:author="Keith Joiner" w:date="2026-05-10T02:38:00Z" w16du:dateUtc="2026-05-09T16:38:00Z">
        <w:r w:rsidR="00505B24">
          <w:t>, whereby</w:t>
        </w:r>
      </w:ins>
      <w:r>
        <w:t xml:space="preserve"> semantic-boundary chunking at paragraph and section boundaries is preferred over fixed-token chunking, with typical chunk sizes of 256–1024 tokens depending on document structure (IJONIS 2026). For cloud and NIPRNet environments, embedding models such as </w:t>
      </w:r>
      <w:r w:rsidRPr="00505B24">
        <w:rPr>
          <w:i/>
          <w:iCs/>
        </w:rPr>
        <w:t>OpenAI text-embedding-3-large</w:t>
      </w:r>
      <w:r>
        <w:t xml:space="preserve"> and </w:t>
      </w:r>
      <w:r w:rsidRPr="00505B24">
        <w:rPr>
          <w:i/>
          <w:iCs/>
        </w:rPr>
        <w:t>Google text-embedding-004</w:t>
      </w:r>
      <w:r>
        <w:t xml:space="preserve"> </w:t>
      </w:r>
      <w:ins w:id="248" w:author="Keith Joiner" w:date="2026-05-10T02:38:00Z" w16du:dateUtc="2026-05-09T16:38:00Z">
        <w:r w:rsidR="009A532F">
          <w:t>(</w:t>
        </w:r>
        <w:r w:rsidR="009A532F" w:rsidRPr="009A532F">
          <w:rPr>
            <w:lang w:val="en-AU"/>
          </w:rPr>
          <w:t>Zhao et al.</w:t>
        </w:r>
        <w:r w:rsidR="009A532F">
          <w:rPr>
            <w:lang w:val="en-AU"/>
          </w:rPr>
          <w:t>,</w:t>
        </w:r>
        <w:r w:rsidR="009A532F" w:rsidRPr="009A532F">
          <w:rPr>
            <w:lang w:val="en-AU"/>
          </w:rPr>
          <w:t xml:space="preserve"> 2024</w:t>
        </w:r>
        <w:r w:rsidR="009A532F">
          <w:t xml:space="preserve">) </w:t>
        </w:r>
      </w:ins>
      <w:r>
        <w:t xml:space="preserve">are available on </w:t>
      </w:r>
      <w:r w:rsidRPr="00505B24">
        <w:rPr>
          <w:i/>
          <w:iCs/>
        </w:rPr>
        <w:t>GenAI.mil</w:t>
      </w:r>
      <w:r>
        <w:t xml:space="preserve">. For air-gapped and SIPRNet environments, open-source models such as </w:t>
      </w:r>
      <w:r w:rsidRPr="009A532F">
        <w:rPr>
          <w:i/>
          <w:iCs/>
        </w:rPr>
        <w:t>BGE-M3</w:t>
      </w:r>
      <w:r>
        <w:t xml:space="preserve">, </w:t>
      </w:r>
      <w:r w:rsidRPr="00505B24">
        <w:rPr>
          <w:i/>
          <w:iCs/>
        </w:rPr>
        <w:t>multilingual-e5-large</w:t>
      </w:r>
      <w:r>
        <w:t xml:space="preserve">, or </w:t>
      </w:r>
      <w:r w:rsidRPr="009A532F">
        <w:rPr>
          <w:i/>
          <w:iCs/>
        </w:rPr>
        <w:t>Nomic Embed</w:t>
      </w:r>
      <w:r>
        <w:t xml:space="preserve"> </w:t>
      </w:r>
      <w:ins w:id="249" w:author="Keith Joiner" w:date="2026-05-10T02:38:00Z" w16du:dateUtc="2026-05-09T16:38:00Z">
        <w:r w:rsidR="009A532F">
          <w:t>(</w:t>
        </w:r>
        <w:r w:rsidR="009A532F" w:rsidRPr="009A532F">
          <w:rPr>
            <w:lang w:val="en-AU"/>
          </w:rPr>
          <w:t>Zhao et al.</w:t>
        </w:r>
        <w:r w:rsidR="009A532F">
          <w:rPr>
            <w:lang w:val="en-AU"/>
          </w:rPr>
          <w:t xml:space="preserve">, </w:t>
        </w:r>
        <w:r w:rsidR="009A532F" w:rsidRPr="009A532F">
          <w:rPr>
            <w:lang w:val="en-AU"/>
          </w:rPr>
          <w:t>2024)</w:t>
        </w:r>
        <w:r w:rsidR="009A532F">
          <w:rPr>
            <w:lang w:val="en-AU"/>
          </w:rPr>
          <w:t xml:space="preserve"> </w:t>
        </w:r>
      </w:ins>
      <w:r>
        <w:t>can be deployed on self-hosted GPU nodes.</w:t>
      </w:r>
    </w:p>
    <w:p w14:paraId="7E2CB5CE" w14:textId="669CCD41" w:rsidR="00E33E41" w:rsidRDefault="00603C55" w:rsidP="00E50205">
      <w:pPr>
        <w:pStyle w:val="BodyText"/>
      </w:pPr>
      <w:r>
        <w:t xml:space="preserve">Vector databases suitable for IL5/IL6 environments include </w:t>
      </w:r>
      <w:r w:rsidRPr="009A532F">
        <w:rPr>
          <w:i/>
          <w:iCs/>
        </w:rPr>
        <w:t>Milvus</w:t>
      </w:r>
      <w:r>
        <w:t xml:space="preserve">, </w:t>
      </w:r>
      <w:r w:rsidRPr="009A532F">
        <w:rPr>
          <w:i/>
          <w:iCs/>
        </w:rPr>
        <w:t>Weaviate</w:t>
      </w:r>
      <w:r>
        <w:t xml:space="preserve">, </w:t>
      </w:r>
      <w:r w:rsidRPr="009A532F">
        <w:rPr>
          <w:i/>
          <w:iCs/>
        </w:rPr>
        <w:t>Qdrant</w:t>
      </w:r>
      <w:r>
        <w:t xml:space="preserve">, and </w:t>
      </w:r>
      <w:r w:rsidRPr="009A532F">
        <w:rPr>
          <w:i/>
          <w:iCs/>
        </w:rPr>
        <w:t>pgvector</w:t>
      </w:r>
      <w:r>
        <w:t>. A systematic comparison of five open-source vector databases against four key criteria</w:t>
      </w:r>
      <w:del w:id="250" w:author="Keith Joiner" w:date="2026-05-10T02:38:00Z" w16du:dateUtc="2026-05-09T16:38:00Z">
        <w:r>
          <w:delText>—</w:delText>
        </w:r>
      </w:del>
      <w:ins w:id="251" w:author="Keith Joiner" w:date="2026-05-10T02:38:00Z" w16du:dateUtc="2026-05-09T16:38:00Z">
        <w:r w:rsidR="009B61AF">
          <w:t xml:space="preserve"> of </w:t>
        </w:r>
      </w:ins>
      <w:r>
        <w:t>multiple index types, billion-scale vector support, hybrid search, and cloud-native deployment</w:t>
      </w:r>
      <w:del w:id="252" w:author="Keith Joiner" w:date="2026-05-10T02:38:00Z" w16du:dateUtc="2026-05-09T16:38:00Z">
        <w:r>
          <w:delText>—</w:delText>
        </w:r>
      </w:del>
      <w:ins w:id="253" w:author="Keith Joiner" w:date="2026-05-10T02:38:00Z" w16du:dateUtc="2026-05-09T16:38:00Z">
        <w:r w:rsidR="009B61AF">
          <w:t xml:space="preserve">, </w:t>
        </w:r>
      </w:ins>
      <w:r>
        <w:t xml:space="preserve">found that </w:t>
      </w:r>
      <w:r w:rsidRPr="009B61AF">
        <w:rPr>
          <w:i/>
          <w:iCs/>
        </w:rPr>
        <w:t>Milvus</w:t>
      </w:r>
      <w:r>
        <w:t xml:space="preserve"> was the only database satisfying all four criteria, making it the most comprehensive solution for enterprise RAG deployments (Wang et al. </w:t>
      </w:r>
      <w:r>
        <w:lastRenderedPageBreak/>
        <w:t>2024; GigaSpaces 2025; ZenML 2025). Hybrid search combining dense vector search with sparse BM25 keyword search (Figure </w:t>
      </w:r>
      <w:hyperlink w:anchor="fig:hybrid-search">
        <w:r w:rsidR="00E33E41">
          <w:rPr>
            <w:rStyle w:val="Hyperlink"/>
          </w:rPr>
          <w:t>3</w:t>
        </w:r>
      </w:hyperlink>
      <w:r>
        <w:t>) consistently outperforms either method alone on T&amp;E terminology-heavy corpora. Pure vector search excels at semantic matching but misses exact terminology; BM25 keyword search captures precise terms but lacks semantic understanding. Systematic experiments</w:t>
      </w:r>
      <w:ins w:id="254" w:author="Keith Joiner" w:date="2026-05-10T02:38:00Z" w16du:dateUtc="2026-05-09T16:38:00Z">
        <w:r>
          <w:t xml:space="preserve"> </w:t>
        </w:r>
        <w:r w:rsidR="009B61AF">
          <w:t>documented by Wang et al. (2024)</w:t>
        </w:r>
      </w:ins>
      <w:r w:rsidR="009B61AF">
        <w:t xml:space="preserve"> </w:t>
      </w:r>
      <w:r>
        <w:t xml:space="preserve">demonstrate that hybrid search, computed as </w:t>
      </w:r>
      <m:oMath>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where </w:t>
      </w:r>
      <m:oMath>
        <m:sSub>
          <m:sSubPr>
            <m:ctrlPr>
              <w:rPr>
                <w:rFonts w:ascii="Cambria Math" w:hAnsi="Cambria Math"/>
              </w:rPr>
            </m:ctrlPr>
          </m:sSubPr>
          <m:e>
            <m:r>
              <w:rPr>
                <w:rFonts w:ascii="Cambria Math" w:hAnsi="Cambria Math"/>
              </w:rPr>
              <m:t>S</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are normalized sparse and dense retrieval scores respectively, achieves optimal performance </w:t>
      </w:r>
      <w:ins w:id="255" w:author="Keith Joiner" w:date="2026-05-10T02:38:00Z" w16du:dateUtc="2026-05-09T16:38:00Z">
        <w:r w:rsidR="009B61AF">
          <w:t>[</w:t>
        </w:r>
      </w:ins>
      <w:r>
        <w:t xml:space="preserve">at </w:t>
      </w:r>
      <m:oMath>
        <m:r>
          <w:rPr>
            <w:rFonts w:ascii="Cambria Math" w:hAnsi="Cambria Math"/>
          </w:rPr>
          <m:t>α</m:t>
        </m:r>
        <m:r>
          <m:rPr>
            <m:sty m:val="p"/>
          </m:rPr>
          <w:rPr>
            <w:rFonts w:ascii="Cambria Math" w:hAnsi="Cambria Math"/>
          </w:rPr>
          <m:t>=</m:t>
        </m:r>
        <m:r>
          <w:rPr>
            <w:rFonts w:ascii="Cambria Math" w:hAnsi="Cambria Math"/>
          </w:rPr>
          <m:t>0.3</m:t>
        </m:r>
      </m:oMath>
      <w:r>
        <w:t>, yielding mAP of 47.14 and nDCG@10 of 72.50 on TREC DL19</w:t>
      </w:r>
      <w:del w:id="256" w:author="Keith Joiner" w:date="2026-05-10T02:38:00Z" w16du:dateUtc="2026-05-09T16:38:00Z">
        <w:r>
          <w:delText>—</w:delText>
        </w:r>
      </w:del>
      <w:ins w:id="257" w:author="Keith Joiner" w:date="2026-05-10T02:38:00Z" w16du:dateUtc="2026-05-09T16:38:00Z">
        <w:r w:rsidR="009B61AF">
          <w:t xml:space="preserve">] </w:t>
        </w:r>
      </w:ins>
      <w:r>
        <w:t>substantially outperforming either BM25 (mAP 30.13) or dense retrieval alone</w:t>
      </w:r>
      <w:del w:id="258" w:author="Keith Joiner" w:date="2026-05-10T02:38:00Z" w16du:dateUtc="2026-05-09T16:38:00Z">
        <w:r>
          <w:delText xml:space="preserve"> (Wang et al. 2024).</w:delText>
        </w:r>
      </w:del>
      <w:ins w:id="259" w:author="Keith Joiner" w:date="2026-05-10T02:38:00Z" w16du:dateUtc="2026-05-09T16:38:00Z">
        <w:r>
          <w:t>.</w:t>
        </w:r>
      </w:ins>
      <w:r>
        <w:t xml:space="preserve"> This makes hybrid search essential for mission-critical RAG deployments where T&amp;E-specific terminology such as </w:t>
      </w:r>
      <w:del w:id="260" w:author="Keith Joiner" w:date="2026-05-10T02:38:00Z" w16du:dateUtc="2026-05-09T16:38:00Z">
        <w:r>
          <w:delText>MIL-STD</w:delText>
        </w:r>
      </w:del>
      <w:ins w:id="261" w:author="Keith Joiner" w:date="2026-05-10T02:38:00Z" w16du:dateUtc="2026-05-09T16:38:00Z">
        <w:r w:rsidR="00B21A12">
          <w:t>standards</w:t>
        </w:r>
      </w:ins>
      <w:r>
        <w:t xml:space="preserve"> designators, system nomenclature, and test procedure identifiers must be matched exactly.</w:t>
      </w:r>
    </w:p>
    <w:p w14:paraId="14478D02" w14:textId="77777777" w:rsidR="00E33E41" w:rsidRDefault="00603C55" w:rsidP="00B21A12">
      <w:pPr>
        <w:pStyle w:val="CaptionedFigure"/>
        <w:jc w:val="center"/>
      </w:pPr>
      <w:bookmarkStart w:id="262" w:name="fig:hybrid-search"/>
      <w:r>
        <w:rPr>
          <w:noProof/>
        </w:rPr>
        <w:drawing>
          <wp:inline distT="0" distB="0" distL="0" distR="0" wp14:anchorId="2CC3CDB9" wp14:editId="6EB7F8B6">
            <wp:extent cx="3733800" cy="1688249"/>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hybrid-search.png"/>
                    <pic:cNvPicPr>
                      <a:picLocks noChangeAspect="1" noChangeArrowheads="1"/>
                    </pic:cNvPicPr>
                  </pic:nvPicPr>
                  <pic:blipFill>
                    <a:blip r:embed="rId8"/>
                    <a:stretch>
                      <a:fillRect/>
                    </a:stretch>
                  </pic:blipFill>
                  <pic:spPr bwMode="auto">
                    <a:xfrm>
                      <a:off x="0" y="0"/>
                      <a:ext cx="3733800" cy="1688249"/>
                    </a:xfrm>
                    <a:prstGeom prst="rect">
                      <a:avLst/>
                    </a:prstGeom>
                    <a:noFill/>
                    <a:ln w="9525">
                      <a:noFill/>
                      <a:headEnd/>
                      <a:tailEnd/>
                    </a:ln>
                  </pic:spPr>
                </pic:pic>
              </a:graphicData>
            </a:graphic>
          </wp:inline>
        </w:drawing>
      </w:r>
    </w:p>
    <w:p w14:paraId="17F9523B" w14:textId="4FB15407" w:rsidR="00E33E41" w:rsidRDefault="00B21A12" w:rsidP="00E50205">
      <w:pPr>
        <w:pStyle w:val="ImageCaption"/>
      </w:pPr>
      <w:ins w:id="263" w:author="Keith Joiner" w:date="2026-05-10T02:38:00Z" w16du:dateUtc="2026-05-09T16:38:00Z">
        <w:r>
          <w:t xml:space="preserve">Figure 3: </w:t>
        </w:r>
      </w:ins>
      <w:r>
        <w:t>Hybrid search architecture combining dense vector search (semantic similarity) with sparse BM25 keyword search (exact match) for improved retrieval quality.</w:t>
      </w:r>
    </w:p>
    <w:p w14:paraId="52D4665E" w14:textId="77777777" w:rsidR="00E33E41" w:rsidRDefault="00603C55" w:rsidP="00E50205">
      <w:pPr>
        <w:pStyle w:val="Heading2"/>
      </w:pPr>
      <w:bookmarkStart w:id="264" w:name="layer-3-retrieval-orchestration"/>
      <w:bookmarkEnd w:id="245"/>
      <w:bookmarkEnd w:id="262"/>
      <w:r>
        <w:t>Layer 3: Retrieval Orchestration</w:t>
      </w:r>
    </w:p>
    <w:p w14:paraId="7699251E" w14:textId="77777777" w:rsidR="00B21A12" w:rsidRDefault="00603C55" w:rsidP="00E50205">
      <w:pPr>
        <w:pStyle w:val="FirstParagraph"/>
        <w:rPr>
          <w:ins w:id="265" w:author="Keith Joiner" w:date="2026-05-10T02:38:00Z" w16du:dateUtc="2026-05-09T16:38:00Z"/>
        </w:rPr>
      </w:pPr>
      <w:r>
        <w:t>A production retrieval orchestration layer implements multiple processing stages</w:t>
      </w:r>
      <w:del w:id="266" w:author="Keith Joiner" w:date="2026-05-10T02:38:00Z" w16du:dateUtc="2026-05-09T16:38:00Z">
        <w:r>
          <w:delText xml:space="preserve"> identified by</w:delText>
        </w:r>
      </w:del>
      <w:ins w:id="267" w:author="Keith Joiner" w:date="2026-05-10T02:38:00Z" w16du:dateUtc="2026-05-09T16:38:00Z">
        <w:r w:rsidR="00B21A12">
          <w:t>.</w:t>
        </w:r>
      </w:ins>
      <w:r>
        <w:t xml:space="preserve"> Wang et al. (2024) </w:t>
      </w:r>
      <w:ins w:id="268" w:author="Keith Joiner" w:date="2026-05-10T02:38:00Z" w16du:dateUtc="2026-05-09T16:38:00Z">
        <w:r w:rsidR="00B21A12">
          <w:t xml:space="preserve">identifies this feature </w:t>
        </w:r>
      </w:ins>
      <w:r>
        <w:t>as critical to RAG performance</w:t>
      </w:r>
      <w:del w:id="269" w:author="Keith Joiner" w:date="2026-05-10T02:38:00Z" w16du:dateUtc="2026-05-09T16:38:00Z">
        <w:r>
          <w:delText>:</w:delText>
        </w:r>
      </w:del>
      <w:ins w:id="270" w:author="Keith Joiner" w:date="2026-05-10T02:38:00Z" w16du:dateUtc="2026-05-09T16:38:00Z">
        <w:r w:rsidR="00B21A12">
          <w:t>, especially</w:t>
        </w:r>
      </w:ins>
      <w:r>
        <w:t xml:space="preserve"> query classification (determining whether retrieval is necessary), retrieval itself, reranking, document repacking, and summarization. Query analysis and expansion techniques include</w:t>
      </w:r>
      <w:ins w:id="271" w:author="Keith Joiner" w:date="2026-05-10T02:38:00Z" w16du:dateUtc="2026-05-09T16:38:00Z">
        <w:r w:rsidR="00B21A12">
          <w:t>:</w:t>
        </w:r>
      </w:ins>
    </w:p>
    <w:p w14:paraId="7EF5819E" w14:textId="0391541C" w:rsidR="00B21A12" w:rsidRDefault="00603C55" w:rsidP="00B21A12">
      <w:pPr>
        <w:pStyle w:val="FirstParagraph"/>
        <w:numPr>
          <w:ilvl w:val="0"/>
          <w:numId w:val="5"/>
        </w:numPr>
        <w:rPr>
          <w:ins w:id="272" w:author="Keith Joiner" w:date="2026-05-10T02:38:00Z" w16du:dateUtc="2026-05-09T16:38:00Z"/>
        </w:rPr>
      </w:pPr>
      <w:r>
        <w:t>query rewriting</w:t>
      </w:r>
      <w:del w:id="273" w:author="Keith Joiner" w:date="2026-05-10T02:38:00Z" w16du:dateUtc="2026-05-09T16:38:00Z">
        <w:r>
          <w:delText xml:space="preserve">, </w:delText>
        </w:r>
      </w:del>
      <w:ins w:id="274" w:author="Keith Joiner" w:date="2026-05-10T02:38:00Z" w16du:dateUtc="2026-05-09T16:38:00Z">
        <w:r w:rsidR="00B21A12">
          <w:t>;</w:t>
        </w:r>
      </w:ins>
    </w:p>
    <w:p w14:paraId="0E1B73F7" w14:textId="77777777" w:rsidR="00B21A12" w:rsidRDefault="00603C55" w:rsidP="00B21A12">
      <w:pPr>
        <w:pStyle w:val="FirstParagraph"/>
        <w:numPr>
          <w:ilvl w:val="0"/>
          <w:numId w:val="5"/>
        </w:numPr>
      </w:pPr>
      <w:r>
        <w:t>hypothetical document expansion (HyDE</w:t>
      </w:r>
      <w:del w:id="275" w:author="Keith Joiner" w:date="2026-05-10T02:38:00Z" w16du:dateUtc="2026-05-09T16:38:00Z">
        <w:r>
          <w:delText>)—</w:delText>
        </w:r>
      </w:del>
      <w:ins w:id="276" w:author="Keith Joiner" w:date="2026-05-10T02:38:00Z" w16du:dateUtc="2026-05-09T16:38:00Z">
        <w:r>
          <w:t>)</w:t>
        </w:r>
        <w:r w:rsidR="00B21A12">
          <w:t xml:space="preserve">, </w:t>
        </w:r>
      </w:ins>
      <w:r>
        <w:t>which generates pseudo-documents from the query and retrieves based on their embeddings</w:t>
      </w:r>
      <w:del w:id="277" w:author="Keith Joiner" w:date="2026-05-10T02:38:00Z" w16du:dateUtc="2026-05-09T16:38:00Z">
        <w:r>
          <w:delText>—</w:delText>
        </w:r>
      </w:del>
      <w:ins w:id="278" w:author="Keith Joiner" w:date="2026-05-10T02:38:00Z" w16du:dateUtc="2026-05-09T16:38:00Z">
        <w:r w:rsidR="00B21A12">
          <w:t xml:space="preserve">; </w:t>
        </w:r>
      </w:ins>
      <w:r>
        <w:t xml:space="preserve">and </w:t>
      </w:r>
    </w:p>
    <w:p w14:paraId="4F7C4DBB" w14:textId="50815EB7" w:rsidR="00B21A12" w:rsidRDefault="00603C55" w:rsidP="00B21A12">
      <w:pPr>
        <w:pStyle w:val="FirstParagraph"/>
        <w:numPr>
          <w:ilvl w:val="0"/>
          <w:numId w:val="5"/>
        </w:numPr>
      </w:pPr>
      <w:r>
        <w:t xml:space="preserve">multi-query generation to improve recall. </w:t>
      </w:r>
    </w:p>
    <w:p w14:paraId="3968022F" w14:textId="404140F2" w:rsidR="00E33E41" w:rsidRDefault="00603C55" w:rsidP="00E50205">
      <w:pPr>
        <w:pStyle w:val="FirstParagraph"/>
      </w:pPr>
      <w:r>
        <w:t xml:space="preserve">Wang et al. (2024) found that combining HyDE with hybrid search achieved the best retrieval performance across benchmarks. </w:t>
      </w:r>
      <w:ins w:id="279" w:author="Keith Joiner" w:date="2026-05-10T02:38:00Z" w16du:dateUtc="2026-05-09T16:38:00Z">
        <w:r w:rsidR="00B21A12">
          <w:t xml:space="preserve">Also, </w:t>
        </w:r>
      </w:ins>
      <w:r w:rsidR="00B21A12">
        <w:t>c</w:t>
      </w:r>
      <w:r>
        <w:t>ross-encoder re-rankers improve precision post-retrieval, with the “sides” repacking method</w:t>
      </w:r>
      <w:del w:id="280" w:author="Keith Joiner" w:date="2026-05-10T02:38:00Z" w16du:dateUtc="2026-05-09T16:38:00Z">
        <w:r>
          <w:delText>—placing</w:delText>
        </w:r>
      </w:del>
      <w:ins w:id="281" w:author="Keith Joiner" w:date="2026-05-10T02:38:00Z" w16du:dateUtc="2026-05-09T16:38:00Z">
        <w:r w:rsidR="00B21A12">
          <w:t>, where</w:t>
        </w:r>
      </w:ins>
      <w:r>
        <w:t xml:space="preserve"> the most relevant documents </w:t>
      </w:r>
      <w:ins w:id="282" w:author="Keith Joiner" w:date="2026-05-10T02:38:00Z" w16du:dateUtc="2026-05-09T16:38:00Z">
        <w:r w:rsidR="00B21A12">
          <w:t xml:space="preserve">are placed </w:t>
        </w:r>
      </w:ins>
      <w:r>
        <w:t>at both the beginning and end of the context window</w:t>
      </w:r>
      <w:del w:id="283" w:author="Keith Joiner" w:date="2026-05-10T02:38:00Z" w16du:dateUtc="2026-05-09T16:38:00Z">
        <w:r>
          <w:delText>—</w:delText>
        </w:r>
      </w:del>
      <w:ins w:id="284" w:author="Keith Joiner" w:date="2026-05-10T02:38:00Z" w16du:dateUtc="2026-05-09T16:38:00Z">
        <w:r w:rsidR="00B21A12">
          <w:t xml:space="preserve">, </w:t>
        </w:r>
      </w:ins>
      <w:r w:rsidR="00B21A12">
        <w:t>achieving</w:t>
      </w:r>
      <w:r>
        <w:t xml:space="preserve"> optimal generation performance. Metadata filtering based on access controls </w:t>
      </w:r>
      <w:r>
        <w:lastRenderedPageBreak/>
        <w:t xml:space="preserve">ensures users only retrieve documents at or below their classification and clearance level. Retrieved chunks are </w:t>
      </w:r>
      <w:del w:id="285" w:author="Keith Joiner" w:date="2026-05-10T02:38:00Z" w16du:dateUtc="2026-05-09T16:38:00Z">
        <w:r>
          <w:delText>deduplicated</w:delText>
        </w:r>
      </w:del>
      <w:ins w:id="286" w:author="Keith Joiner" w:date="2026-05-10T02:38:00Z" w16du:dateUtc="2026-05-09T16:38:00Z">
        <w:r>
          <w:t>de</w:t>
        </w:r>
        <w:r w:rsidR="00B21A12">
          <w:t>-</w:t>
        </w:r>
        <w:r>
          <w:t>duplicated</w:t>
        </w:r>
      </w:ins>
      <w:r>
        <w:t>, ordered by relevance, and formatted into a structured context window prompt.</w:t>
      </w:r>
    </w:p>
    <w:p w14:paraId="66289D56" w14:textId="77777777" w:rsidR="00E33E41" w:rsidRDefault="00603C55" w:rsidP="00E50205">
      <w:pPr>
        <w:pStyle w:val="Heading2"/>
      </w:pPr>
      <w:bookmarkStart w:id="287" w:name="layer-4-llm-generation"/>
      <w:bookmarkEnd w:id="264"/>
      <w:r>
        <w:t>Layer 4: LLM Generation</w:t>
      </w:r>
    </w:p>
    <w:p w14:paraId="3F28EB65" w14:textId="50748486" w:rsidR="00E33E41" w:rsidRDefault="00603C55" w:rsidP="00E50205">
      <w:pPr>
        <w:pStyle w:val="FirstParagraph"/>
      </w:pPr>
      <w:r>
        <w:t xml:space="preserve">Model selection varies by classification level. At IL4 on NIPRNet, options include </w:t>
      </w:r>
      <w:r w:rsidRPr="00B21A12">
        <w:rPr>
          <w:i/>
          <w:iCs/>
        </w:rPr>
        <w:t>GPT-4o</w:t>
      </w:r>
      <w:r>
        <w:t xml:space="preserve"> via Azure Government and Gemini for Government on </w:t>
      </w:r>
      <w:r w:rsidRPr="00B21A12">
        <w:rPr>
          <w:i/>
          <w:iCs/>
        </w:rPr>
        <w:t>GenAI.mil</w:t>
      </w:r>
      <w:r>
        <w:t xml:space="preserve">; Anthropic Claude was previously available under a DoD contract but is no longer authorized following the supply chain risk designation discussed below. At IL5 for sensitive CUI, </w:t>
      </w:r>
      <w:r w:rsidRPr="003D5C99">
        <w:rPr>
          <w:i/>
          <w:iCs/>
        </w:rPr>
        <w:t>Ask Sage</w:t>
      </w:r>
      <w:r>
        <w:t xml:space="preserve"> on Azure Government IL5 provides dedicated instances with </w:t>
      </w:r>
      <w:del w:id="288" w:author="Keith Joiner" w:date="2026-05-10T02:38:00Z" w16du:dateUtc="2026-05-09T16:38:00Z">
        <w:r>
          <w:delText>FedRAMP (</w:delText>
        </w:r>
      </w:del>
      <w:ins w:id="289" w:author="Keith Joiner" w:date="2026-05-10T02:38:00Z" w16du:dateUtc="2026-05-09T16:38:00Z">
        <w:r w:rsidR="003D5C99">
          <w:t xml:space="preserve">the </w:t>
        </w:r>
      </w:ins>
      <w:r>
        <w:t>Federal Risk and Authorization Management Program</w:t>
      </w:r>
      <w:del w:id="290" w:author="Keith Joiner" w:date="2026-05-10T02:38:00Z" w16du:dateUtc="2026-05-09T16:38:00Z">
        <w:r>
          <w:delText>) High provisional authorization.</w:delText>
        </w:r>
      </w:del>
      <w:ins w:id="291" w:author="Keith Joiner" w:date="2026-05-10T02:38:00Z" w16du:dateUtc="2026-05-09T16:38:00Z">
        <w:r w:rsidR="00B21A12">
          <w:t xml:space="preserve"> (FedRAMP</w:t>
        </w:r>
        <w:r>
          <w:t>).</w:t>
        </w:r>
      </w:ins>
      <w:r>
        <w:t xml:space="preserve"> At IL6 on SIPRNet, dedicated cloud enclaves on SIPRNet-connected infrastructure with U.S.-citizen-only personnel are required (Ask Sage 2025a; GRSee Consulting 2025).</w:t>
      </w:r>
    </w:p>
    <w:p w14:paraId="1FDB64E6" w14:textId="77777777" w:rsidR="00E33E41" w:rsidRDefault="00603C55" w:rsidP="00E50205">
      <w:pPr>
        <w:pStyle w:val="BodyText"/>
      </w:pPr>
      <w:r>
        <w:t xml:space="preserve">Prompt engineering specifies output format, citation requirements, classification handling instructions, and role definition. </w:t>
      </w:r>
      <w:r w:rsidRPr="003D5C99">
        <w:rPr>
          <w:highlight w:val="yellow"/>
        </w:rPr>
        <w:t xml:space="preserve">Few-shot examples demonstrating the target report format condition the model for structured output </w:t>
      </w:r>
      <w:commentRangeStart w:id="292"/>
      <w:r w:rsidRPr="003D5C99">
        <w:rPr>
          <w:highlight w:val="yellow"/>
        </w:rPr>
        <w:t>generation</w:t>
      </w:r>
      <w:commentRangeEnd w:id="292"/>
      <w:r w:rsidR="003D5C99" w:rsidRPr="003D5C99">
        <w:rPr>
          <w:rStyle w:val="CommentReference"/>
          <w:sz w:val="24"/>
          <w:szCs w:val="24"/>
          <w:highlight w:val="yellow"/>
        </w:rPr>
        <w:commentReference w:id="292"/>
      </w:r>
      <w:r w:rsidRPr="003D5C99">
        <w:rPr>
          <w:highlight w:val="yellow"/>
        </w:rPr>
        <w:t>.</w:t>
      </w:r>
    </w:p>
    <w:p w14:paraId="3EBA91EA" w14:textId="77777777" w:rsidR="00E33E41" w:rsidRDefault="00603C55" w:rsidP="00E50205">
      <w:pPr>
        <w:pStyle w:val="Heading2"/>
      </w:pPr>
      <w:bookmarkStart w:id="293" w:name="Xc74d8cd77517cf90bdb9f67bfb2138274ea503d"/>
      <w:bookmarkEnd w:id="287"/>
      <w:r>
        <w:t>Layer 5: Observability, CI/CD, and Governance</w:t>
      </w:r>
    </w:p>
    <w:p w14:paraId="167C86FE" w14:textId="443A65CE" w:rsidR="00E33E41" w:rsidRDefault="00603C55" w:rsidP="00E50205">
      <w:pPr>
        <w:pStyle w:val="FirstParagraph"/>
      </w:pPr>
      <w:r>
        <w:t>Every query, retrieved chunk set, and generated response is logged to an immutable audit trail, mandatory for Authorization to Operate (ATO) and Security Technical Implementation Guide (STIG) compliance (DoD CIO 2024). Monitoring tracks retrieval quality metrics (</w:t>
      </w:r>
      <w:r w:rsidRPr="003D5C99">
        <w:rPr>
          <w:i/>
          <w:iCs/>
        </w:rPr>
        <w:t>nDCG</w:t>
      </w:r>
      <w:r>
        <w:t xml:space="preserve">, Hit Rate), generation quality metrics (faithfulness, relevance), latency, and cost. AI </w:t>
      </w:r>
      <w:ins w:id="294" w:author="Keith Joiner" w:date="2026-05-10T02:38:00Z" w16du:dateUtc="2026-05-09T16:38:00Z">
        <w:r w:rsidR="00736570" w:rsidRPr="00736570">
          <w:rPr>
            <w:lang w:val="en-AU"/>
          </w:rPr>
          <w:t>Continuous Delivery / Continuous Deployment</w:t>
        </w:r>
        <w:r w:rsidR="00736570">
          <w:rPr>
            <w:lang w:val="en-AU"/>
          </w:rPr>
          <w:t xml:space="preserve"> (</w:t>
        </w:r>
      </w:ins>
      <w:r>
        <w:t>CI/CD</w:t>
      </w:r>
      <w:ins w:id="295" w:author="Keith Joiner" w:date="2026-05-10T02:38:00Z" w16du:dateUtc="2026-05-09T16:38:00Z">
        <w:r w:rsidR="00736570">
          <w:t>)</w:t>
        </w:r>
      </w:ins>
      <w:r>
        <w:t xml:space="preserve"> encompasses version-controlled prompt templates, chunking logic, embedding models, and re-ranker configurations, with regression tests on representative T&amp;E queries before any pipeline update. Human-in-the-loop review is mandatory</w:t>
      </w:r>
      <w:del w:id="296" w:author="Keith Joiner" w:date="2026-05-10T02:38:00Z" w16du:dateUtc="2026-05-09T16:38:00Z">
        <w:r>
          <w:delText>:</w:delText>
        </w:r>
      </w:del>
      <w:ins w:id="297" w:author="Keith Joiner" w:date="2026-05-10T02:38:00Z" w16du:dateUtc="2026-05-09T16:38:00Z">
        <w:r w:rsidR="003D5C99">
          <w:t xml:space="preserve"> where</w:t>
        </w:r>
      </w:ins>
      <w:r>
        <w:t xml:space="preserve"> all generated T&amp;E deliverables are flagged for analyst review before distribution.</w:t>
      </w:r>
    </w:p>
    <w:p w14:paraId="42536E9A" w14:textId="77777777" w:rsidR="00E33E41" w:rsidRDefault="00603C55" w:rsidP="00E50205">
      <w:pPr>
        <w:pStyle w:val="Heading2"/>
      </w:pPr>
      <w:bookmarkStart w:id="298" w:name="dow-specific-deployment-topology"/>
      <w:bookmarkEnd w:id="293"/>
      <w:r>
        <w:t>DoW-Specific Deployment Topology</w:t>
      </w:r>
    </w:p>
    <w:p w14:paraId="15C6E9DB" w14:textId="45A44BC9" w:rsidR="00E33E41" w:rsidRDefault="00603C55" w:rsidP="00E50205">
      <w:pPr>
        <w:pStyle w:val="FirstParagraph"/>
      </w:pPr>
      <w:r>
        <w:t>The Joint Warfighting Cloud Capability (JWCC), the DoW’s enterprise multi-vendor cloud contracting vehicle, provides four enterprise cloud on-ramps</w:t>
      </w:r>
      <w:del w:id="299" w:author="Keith Joiner" w:date="2026-05-10T02:38:00Z" w16du:dateUtc="2026-05-09T16:38:00Z">
        <w:r>
          <w:delText>—</w:delText>
        </w:r>
      </w:del>
      <w:ins w:id="300" w:author="Keith Joiner" w:date="2026-05-10T02:38:00Z" w16du:dateUtc="2026-05-09T16:38:00Z">
        <w:r w:rsidR="003D5C99">
          <w:t xml:space="preserve">: </w:t>
        </w:r>
      </w:ins>
      <w:r>
        <w:t>AWS, Microsoft Azure, Google Cloud, and Oracle</w:t>
      </w:r>
      <w:del w:id="301" w:author="Keith Joiner" w:date="2026-05-10T02:38:00Z" w16du:dateUtc="2026-05-09T16:38:00Z">
        <w:r>
          <w:delText>—enabling</w:delText>
        </w:r>
      </w:del>
      <w:ins w:id="302" w:author="Keith Joiner" w:date="2026-05-10T02:38:00Z" w16du:dateUtc="2026-05-09T16:38:00Z">
        <w:r w:rsidR="003D5C99">
          <w:t xml:space="preserve">. These onramps </w:t>
        </w:r>
        <w:r>
          <w:t>enabl</w:t>
        </w:r>
        <w:r w:rsidR="003D5C99">
          <w:t>e</w:t>
        </w:r>
      </w:ins>
      <w:r>
        <w:t xml:space="preserve"> RAG infrastructure deployment at IL2 through IL6 (</w:t>
      </w:r>
      <w:del w:id="303" w:author="Keith Joiner" w:date="2026-05-10T02:38:00Z" w16du:dateUtc="2026-05-09T16:38:00Z">
        <w:r>
          <w:delText>DoD impact levels covering unclassified through SECRET workloads; analogous tiered government cloud accreditation regimes exist in the UK, Australia, Canada, and the EU) (</w:delText>
        </w:r>
      </w:del>
      <w:r>
        <w:t>DefenseScoop 2024). CDAO AI Rapid Capabilities Cell sandboxes, launched in January 2025, provide cloud-hosted development and test environments at multiple impact levels for rapid prototyping.</w:t>
      </w:r>
    </w:p>
    <w:p w14:paraId="0B063D38" w14:textId="77777777" w:rsidR="00E33E41" w:rsidRDefault="00603C55" w:rsidP="00E50205">
      <w:pPr>
        <w:pStyle w:val="BodyText"/>
      </w:pPr>
      <w:r>
        <w:t xml:space="preserve">Reference deployment architectures span multiple classification levels. NIPRNet at IL4 employs multi-tenant cloud RAG with Common Access Card (CAC) authenticated API gateway, Azure AD/Entra integration, and Federal Information Processing Standards (FIPS) 140-2 encryption. NIPRNet sensitive at IL5 requires a dedicated, physically isolated cloud </w:t>
      </w:r>
      <w:r>
        <w:lastRenderedPageBreak/>
        <w:t>enclave with U.S.-citizen personnel and 421+ NIST 800-53 controls. SIPRNet at IL6 requires SECRET enclaves connected to SIPRNet with active SECRET clearances, TEMPEST-shielded data centers, and disconnected-from-internet inference nodes. Tactical and denied, degraded, intermittent, or limited (DDIL) edge environments can leverage containerized RAG stacks deployable on forward operating bases, naval vessels, or disconnected operational environments (Ask Sage 2025b).</w:t>
      </w:r>
    </w:p>
    <w:p w14:paraId="09674BD6" w14:textId="77777777" w:rsidR="00E33E41" w:rsidRDefault="00603C55" w:rsidP="00E50205">
      <w:pPr>
        <w:pStyle w:val="Heading2"/>
      </w:pPr>
      <w:bookmarkStart w:id="304" w:name="real-world-dow-rag-deployments"/>
      <w:bookmarkEnd w:id="298"/>
      <w:r>
        <w:t>Real-World DoW RAG Deployments</w:t>
      </w:r>
    </w:p>
    <w:p w14:paraId="5AD516F3" w14:textId="2503DDCD" w:rsidR="00E33E41" w:rsidRDefault="00603C55" w:rsidP="00E50205">
      <w:pPr>
        <w:pStyle w:val="FirstParagraph"/>
      </w:pPr>
      <w:r w:rsidRPr="003D5C99">
        <w:rPr>
          <w:i/>
          <w:iCs/>
        </w:rPr>
        <w:t>GenAI.mil</w:t>
      </w:r>
      <w:r>
        <w:t xml:space="preserve">, launched in December 2025, provides Google Gemini with multimodal RAG and web-grounded search to 3 million DoW employees, built on Google Cloud with </w:t>
      </w:r>
      <w:r w:rsidRPr="003D5C99">
        <w:rPr>
          <w:i/>
          <w:iCs/>
        </w:rPr>
        <w:t>Anthropic</w:t>
      </w:r>
      <w:r>
        <w:t xml:space="preserve">, </w:t>
      </w:r>
      <w:r w:rsidRPr="003D5C99">
        <w:rPr>
          <w:i/>
          <w:iCs/>
        </w:rPr>
        <w:t>OpenAI</w:t>
      </w:r>
      <w:r>
        <w:t xml:space="preserve">, and </w:t>
      </w:r>
      <w:r w:rsidRPr="003D5C99">
        <w:rPr>
          <w:i/>
          <w:iCs/>
        </w:rPr>
        <w:t>xAI</w:t>
      </w:r>
      <w:r>
        <w:t xml:space="preserve"> contracts each valued up to $200 million at the time of award (DefenseScoop 2025</w:t>
      </w:r>
      <w:del w:id="305" w:author="Keith Joiner" w:date="2026-05-10T02:38:00Z" w16du:dateUtc="2026-05-09T16:38:00Z">
        <w:r>
          <w:delText>);</w:delText>
        </w:r>
      </w:del>
      <w:ins w:id="306" w:author="Keith Joiner" w:date="2026-05-10T02:38:00Z" w16du:dateUtc="2026-05-09T16:38:00Z">
        <w:r>
          <w:t>)</w:t>
        </w:r>
        <w:r w:rsidR="003D5C99">
          <w:t>, noting</w:t>
        </w:r>
      </w:ins>
      <w:r>
        <w:t xml:space="preserve"> the Anthropic component was subsequently removed following the February–March 2026 supply chain risk designation discussed below. Multiple service-specific generative AI platforms have been developed and fielded on NIPRNet at IL4 with CAC authentication, with some reaching over 100,000 users within three months of launch (Van Roo 2025). Army, Combatant Command, and CDAO enterprise platforms each incorporate RAG at varying classification levels, demonstrating broad adoption across the DoW (Van Roo 2025; Ask Sage 2025a).</w:t>
      </w:r>
    </w:p>
    <w:p w14:paraId="3BDE49AF" w14:textId="77777777" w:rsidR="00E33E41" w:rsidRDefault="00603C55" w:rsidP="00E50205">
      <w:pPr>
        <w:pStyle w:val="Heading2"/>
      </w:pPr>
      <w:bookmarkStart w:id="307" w:name="orchestration-frameworks"/>
      <w:bookmarkEnd w:id="304"/>
      <w:r>
        <w:t>Orchestration Frameworks</w:t>
      </w:r>
    </w:p>
    <w:p w14:paraId="59BD9D82" w14:textId="3B8DCCE8" w:rsidR="00E33E41" w:rsidRDefault="00231B0E" w:rsidP="00E50205">
      <w:pPr>
        <w:pStyle w:val="FirstParagraph"/>
      </w:pPr>
      <w:ins w:id="308" w:author="Keith Joiner" w:date="2026-05-10T02:38:00Z" w16du:dateUtc="2026-05-09T16:38:00Z">
        <w:r w:rsidRPr="00231B0E">
          <w:rPr>
            <w:lang w:val="en-AU"/>
          </w:rPr>
          <w:t>The IBM RAG Orchestration Guide (2024)</w:t>
        </w:r>
        <w:r>
          <w:rPr>
            <w:lang w:val="en-AU"/>
          </w:rPr>
          <w:t xml:space="preserve"> covers different frameworks. </w:t>
        </w:r>
      </w:ins>
      <w:r w:rsidRPr="003D5C99">
        <w:rPr>
          <w:i/>
          <w:iCs/>
        </w:rPr>
        <w:t xml:space="preserve">LangChain </w:t>
      </w:r>
      <w:r>
        <w:t xml:space="preserve">provides modular pipeline construction for chaining retrieval, re-ranking, and generation steps, with integrations across all major vector databases and LLM APIs. </w:t>
      </w:r>
      <w:r w:rsidRPr="003D5C99">
        <w:rPr>
          <w:i/>
          <w:iCs/>
        </w:rPr>
        <w:t>LlamaIndex</w:t>
      </w:r>
      <w:r>
        <w:t xml:space="preserve"> is optimized for performant retrieval with strong support for structured document indexing, multi-document routing, and sub-question decomposition (Paragon 2024). Haystack, originally developed by </w:t>
      </w:r>
      <w:r w:rsidRPr="00D8771C">
        <w:rPr>
          <w:i/>
          <w:iCs/>
        </w:rPr>
        <w:t>deepset</w:t>
      </w:r>
      <w:r>
        <w:t>, offers a component-based pipeline architecture in which retrievers, embedders, rankers, and generators are composed as connected nodes, with first-class support for hybrid retrieval, prompt templating, and pluggable LLM backends</w:t>
      </w:r>
      <w:del w:id="309" w:author="Keith Joiner" w:date="2026-05-10T02:38:00Z" w16du:dateUtc="2026-05-09T16:38:00Z">
        <w:r w:rsidR="00603C55">
          <w:delText>—making</w:delText>
        </w:r>
      </w:del>
      <w:ins w:id="310" w:author="Keith Joiner" w:date="2026-05-10T02:38:00Z" w16du:dateUtc="2026-05-09T16:38:00Z">
        <w:r w:rsidR="00D8771C">
          <w:t>. These features make</w:t>
        </w:r>
      </w:ins>
      <w:r w:rsidR="00D8771C">
        <w:t xml:space="preserve"> it </w:t>
      </w:r>
      <w:r>
        <w:t>well suited to vendor-agnostic designs that must tolerate inference-endpoint substitution. All three frameworks support FIPS-compliant configurations and air-gapped deployment when combined with self-hosted models.</w:t>
      </w:r>
    </w:p>
    <w:p w14:paraId="5A506362" w14:textId="77777777" w:rsidR="00E33E41" w:rsidRDefault="00603C55" w:rsidP="00E50205">
      <w:pPr>
        <w:pStyle w:val="Heading1"/>
      </w:pPr>
      <w:bookmarkStart w:id="311" w:name="Xc6fb1069d1f309854d878df95e4ee2e8b05088c"/>
      <w:bookmarkEnd w:id="237"/>
      <w:bookmarkEnd w:id="307"/>
      <w:r>
        <w:t>Security controls for RAG systems handling CUI and classified data</w:t>
      </w:r>
    </w:p>
    <w:p w14:paraId="59019AAA" w14:textId="77777777" w:rsidR="00E33E41" w:rsidRDefault="00603C55" w:rsidP="00E50205">
      <w:pPr>
        <w:pStyle w:val="Heading2"/>
      </w:pPr>
      <w:bookmarkStart w:id="312" w:name="regulatory-and-policy-framework"/>
      <w:r>
        <w:t>Regulatory and Policy Framework</w:t>
      </w:r>
    </w:p>
    <w:p w14:paraId="2D975376" w14:textId="420C0F43" w:rsidR="00E33E41" w:rsidRDefault="00603C55" w:rsidP="00E50205">
      <w:pPr>
        <w:pStyle w:val="FirstParagraph"/>
      </w:pPr>
      <w:r>
        <w:t>DoD Instruction 8510.01 mandates the Risk Management Framework (</w:t>
      </w:r>
      <w:del w:id="313" w:author="Keith Joiner" w:date="2026-05-10T02:38:00Z" w16du:dateUtc="2026-05-09T16:38:00Z">
        <w:r>
          <w:delText xml:space="preserve">RMF; the U.S. federal IT-accreditation regime built on NIST SP 800-53, broadly </w:delText>
        </w:r>
      </w:del>
      <w:r>
        <w:t xml:space="preserve">comparable to ISO/IEC 27001-based frameworks used elsewhere) for all DoW IT; AI systems including RAG pipelines are subject to full RMF authorization before operational deployment (DoD CIO 2024). NIST SP 800-53 Rev 5 provides the authoritative control catalog, requiring RAG </w:t>
      </w:r>
      <w:r>
        <w:lastRenderedPageBreak/>
        <w:t>systems to implement controls from Access Control, Audit and Accountability, System and Communications Protection, System and Information Integrity, and Risk Assessment families. NIST SP 800-171 Rev 3 and Cybersecurity Maturity Model Certification (CMMC) Level 2–3 apply to contractors processing CUI</w:t>
      </w:r>
      <w:del w:id="314" w:author="Keith Joiner" w:date="2026-05-10T02:38:00Z" w16du:dateUtc="2026-05-09T16:38:00Z">
        <w:r>
          <w:delText>;</w:delText>
        </w:r>
      </w:del>
      <w:ins w:id="315" w:author="Keith Joiner" w:date="2026-05-10T02:38:00Z" w16du:dateUtc="2026-05-09T16:38:00Z">
        <w:r w:rsidR="00D8771C">
          <w:t>.</w:t>
        </w:r>
      </w:ins>
      <w:r w:rsidR="00D8771C">
        <w:t xml:space="preserve"> A</w:t>
      </w:r>
      <w:r>
        <w:t>s of November 2025, CMMC is in effect for DoW contracts, and RAG systems storing CUI must meet CMMC Level 2 minimum (Wiley Law 2025).</w:t>
      </w:r>
    </w:p>
    <w:p w14:paraId="21699855" w14:textId="49ED06B9" w:rsidR="00E33E41" w:rsidRDefault="00603C55" w:rsidP="00E50205">
      <w:pPr>
        <w:pStyle w:val="BodyText"/>
      </w:pPr>
      <w:r>
        <w:t xml:space="preserve">The NIST AI Risk Management Framework 1.0 with its GOVERN, MAP, MEASURE, and MANAGE functions, along with the Generative AI Profile (NIST AI 600-1), provides voluntary but strongly recommended guidance; CDAO’s Responsible AI Toolkit is built on these frameworks (NIST 2025). The DoD Zero Trust Strategy and Execution Roadmap </w:t>
      </w:r>
      <w:del w:id="316" w:author="Keith Joiner" w:date="2026-05-10T02:38:00Z" w16du:dateUtc="2026-05-09T16:38:00Z">
        <w:r>
          <w:delText>specifies</w:delText>
        </w:r>
      </w:del>
      <w:ins w:id="317" w:author="Keith Joiner" w:date="2026-05-10T02:38:00Z" w16du:dateUtc="2026-05-09T16:38:00Z">
        <w:r w:rsidR="00D8771C">
          <w:t>specify</w:t>
        </w:r>
      </w:ins>
      <w:r>
        <w:t xml:space="preserve"> 152 ZT activities across five phases; RAG systems must implement identity, device, network, application, and data pillars (DoD CIO 2026). Executive Orders 13556 and 13526 govern marking, handling, and transmission rules directly applicable to RAG knowledge base content.</w:t>
      </w:r>
    </w:p>
    <w:p w14:paraId="6B05ACC6" w14:textId="77777777" w:rsidR="00E33E41" w:rsidRDefault="00603C55" w:rsidP="00E50205">
      <w:pPr>
        <w:pStyle w:val="Heading2"/>
      </w:pPr>
      <w:bookmarkStart w:id="318" w:name="X0d56d15fa5b8fcbfc9ab9015f29e6b044f485cb"/>
      <w:bookmarkEnd w:id="312"/>
      <w:r>
        <w:t>Data Security Controls for the RAG Knowledge Base</w:t>
      </w:r>
    </w:p>
    <w:p w14:paraId="53C21519" w14:textId="77777777" w:rsidR="00E33E41" w:rsidRDefault="00603C55" w:rsidP="00E50205">
      <w:pPr>
        <w:pStyle w:val="Heading3"/>
      </w:pPr>
      <w:bookmarkStart w:id="319" w:name="classification-aware-ingestion."/>
      <w:r>
        <w:t>Classification-Aware Ingestion.</w:t>
      </w:r>
    </w:p>
    <w:p w14:paraId="57B052F2" w14:textId="11A1EA61" w:rsidR="00E33E41" w:rsidRDefault="00603C55" w:rsidP="00E50205">
      <w:pPr>
        <w:pStyle w:val="FirstParagraph"/>
      </w:pPr>
      <w:r>
        <w:t>Every document ingested must have its classification marking parsed and stored as a vector metadata field. Automated classification recognition using natural language processing (NLP) classifiers trained on DoW marking conventions detects and enforces markings, rejecting malformed or unclassified documents submitted to classified stores. Separate vector indexes by classification level</w:t>
      </w:r>
      <w:del w:id="320" w:author="Keith Joiner" w:date="2026-05-10T02:38:00Z" w16du:dateUtc="2026-05-09T16:38:00Z">
        <w:r>
          <w:delText>—</w:delText>
        </w:r>
      </w:del>
      <w:ins w:id="321" w:author="Keith Joiner" w:date="2026-05-10T02:38:00Z" w16du:dateUtc="2026-05-09T16:38:00Z">
        <w:r w:rsidR="00D8771C">
          <w:t xml:space="preserve"> (</w:t>
        </w:r>
      </w:ins>
      <w:r>
        <w:t xml:space="preserve">UNCLASSIFIED, CUI, SECRET, </w:t>
      </w:r>
      <w:del w:id="322" w:author="Keith Joiner" w:date="2026-05-10T02:38:00Z" w16du:dateUtc="2026-05-09T16:38:00Z">
        <w:r>
          <w:delText>and</w:delText>
        </w:r>
      </w:del>
      <w:ins w:id="323" w:author="Keith Joiner" w:date="2026-05-10T02:38:00Z" w16du:dateUtc="2026-05-09T16:38:00Z">
        <w:r w:rsidR="00D8771C">
          <w:t>&amp;</w:t>
        </w:r>
      </w:ins>
      <w:r>
        <w:t xml:space="preserve"> TOP SECRET</w:t>
      </w:r>
      <w:del w:id="324" w:author="Keith Joiner" w:date="2026-05-10T02:38:00Z" w16du:dateUtc="2026-05-09T16:38:00Z">
        <w:r>
          <w:delText>—</w:delText>
        </w:r>
      </w:del>
      <w:ins w:id="325" w:author="Keith Joiner" w:date="2026-05-10T02:38:00Z" w16du:dateUtc="2026-05-09T16:38:00Z">
        <w:r w:rsidR="00D8771C">
          <w:t xml:space="preserve">) </w:t>
        </w:r>
      </w:ins>
      <w:r>
        <w:t>must reside in logically or physically isolated index namespaces.</w:t>
      </w:r>
    </w:p>
    <w:p w14:paraId="226AF937" w14:textId="77777777" w:rsidR="00E33E41" w:rsidRDefault="00603C55" w:rsidP="00E50205">
      <w:pPr>
        <w:pStyle w:val="Heading3"/>
      </w:pPr>
      <w:bookmarkStart w:id="326" w:name="access-control-and-least-privilege."/>
      <w:bookmarkEnd w:id="319"/>
      <w:r>
        <w:t>Access Control and Least Privilege.</w:t>
      </w:r>
    </w:p>
    <w:p w14:paraId="7CE76AA6" w14:textId="59C99765" w:rsidR="00E33E41" w:rsidRDefault="00603C55" w:rsidP="00E50205">
      <w:pPr>
        <w:pStyle w:val="FirstParagraph"/>
      </w:pPr>
      <w:r>
        <w:t>Attribute-Based Access Control (ABAC) enforces query-time metadata filters ensuring users only retrieve chunks at or below their clearance and need-to-know</w:t>
      </w:r>
      <w:del w:id="327" w:author="Keith Joiner" w:date="2026-05-10T02:38:00Z" w16du:dateUtc="2026-05-09T16:38:00Z">
        <w:r>
          <w:delText>;</w:delText>
        </w:r>
      </w:del>
      <w:ins w:id="328" w:author="Keith Joiner" w:date="2026-05-10T02:38:00Z" w16du:dateUtc="2026-05-09T16:38:00Z">
        <w:r w:rsidR="00D8771C">
          <w:t>, such that</w:t>
        </w:r>
      </w:ins>
      <w:r>
        <w:t xml:space="preserve"> queries from IL4-cleared users cannot traverse IL6 vector indexes. All DoW RAG endpoints must be gated by CAC or Personal Identity Verification (PIV) authentication. Role-Based Access Control (RBAC) provides differentiated permissions for query, ingest, delete, and model configuration operations.</w:t>
      </w:r>
    </w:p>
    <w:p w14:paraId="54F360EF" w14:textId="77777777" w:rsidR="00E33E41" w:rsidRDefault="00603C55" w:rsidP="00E50205">
      <w:pPr>
        <w:pStyle w:val="Heading3"/>
      </w:pPr>
      <w:bookmarkStart w:id="329" w:name="encryption-requirements."/>
      <w:bookmarkEnd w:id="326"/>
      <w:r>
        <w:t>Encryption Requirements.</w:t>
      </w:r>
    </w:p>
    <w:p w14:paraId="17DA89C4" w14:textId="1B7F144E" w:rsidR="00E33E41" w:rsidRPr="00277653" w:rsidRDefault="00603C55" w:rsidP="00E50205">
      <w:pPr>
        <w:pStyle w:val="FirstParagraph"/>
        <w:rPr>
          <w:lang w:val="en-AU"/>
        </w:rPr>
      </w:pPr>
      <w:r>
        <w:t xml:space="preserve">Data at rest requires AES-256 encryption on all vector database storage volumes with FIPS 140-2/140-3 validated cryptographic modules. Data in transit requires </w:t>
      </w:r>
      <w:ins w:id="330" w:author="Keith Joiner" w:date="2026-05-10T02:38:00Z" w16du:dateUtc="2026-05-09T16:38:00Z">
        <w:r w:rsidR="00D8771C">
          <w:t>Transport Security Layer (</w:t>
        </w:r>
      </w:ins>
      <w:r>
        <w:t>TLS</w:t>
      </w:r>
      <w:ins w:id="331" w:author="Keith Joiner" w:date="2026-05-10T02:38:00Z" w16du:dateUtc="2026-05-09T16:38:00Z">
        <w:r w:rsidR="00D8771C">
          <w:t>)</w:t>
        </w:r>
      </w:ins>
      <w:r>
        <w:t xml:space="preserve"> 1.2 minimum with TLS 1.3 preferred for all API calls between RAG components, and mutual TLS for service-to-service communication. Embedding vector confidentiality must be maintained through dedicated inference nodes and secure enclaves, as embedding models can leak information via vector similarity attacks</w:t>
      </w:r>
      <w:del w:id="332" w:author="Keith Joiner" w:date="2026-05-10T02:38:00Z" w16du:dateUtc="2026-05-09T16:38:00Z">
        <w:r>
          <w:delText>.</w:delText>
        </w:r>
      </w:del>
      <w:ins w:id="333" w:author="Keith Joiner" w:date="2026-05-10T02:38:00Z" w16du:dateUtc="2026-05-09T16:38:00Z">
        <w:r w:rsidR="00277653">
          <w:t xml:space="preserve"> (</w:t>
        </w:r>
        <w:r w:rsidR="00277653" w:rsidRPr="00277653">
          <w:rPr>
            <w:lang w:val="en-AU"/>
          </w:rPr>
          <w:t>Carlini et al.</w:t>
        </w:r>
        <w:r w:rsidR="00277653">
          <w:rPr>
            <w:lang w:val="en-AU"/>
          </w:rPr>
          <w:t>,</w:t>
        </w:r>
        <w:r w:rsidR="00277653" w:rsidRPr="00277653">
          <w:rPr>
            <w:lang w:val="en-AU"/>
          </w:rPr>
          <w:t xml:space="preserve"> 2021</w:t>
        </w:r>
        <w:r w:rsidR="00277653">
          <w:rPr>
            <w:lang w:val="en-AU"/>
          </w:rPr>
          <w:t>)</w:t>
        </w:r>
        <w:r>
          <w:t>.</w:t>
        </w:r>
      </w:ins>
    </w:p>
    <w:p w14:paraId="35E3EEFC" w14:textId="77777777" w:rsidR="00E33E41" w:rsidRDefault="00603C55" w:rsidP="00E50205">
      <w:pPr>
        <w:pStyle w:val="Heading2"/>
      </w:pPr>
      <w:bookmarkStart w:id="334" w:name="ai-specific-threats-and-mitigations"/>
      <w:bookmarkEnd w:id="318"/>
      <w:bookmarkEnd w:id="329"/>
      <w:r>
        <w:lastRenderedPageBreak/>
        <w:t>AI-Specific Threats and Mitigations</w:t>
      </w:r>
    </w:p>
    <w:p w14:paraId="0453F7AB" w14:textId="77777777" w:rsidR="00E33E41" w:rsidRDefault="00603C55" w:rsidP="00E50205">
      <w:pPr>
        <w:pStyle w:val="FirstParagraph"/>
      </w:pPr>
      <w:r>
        <w:t>Prompt injection and indirect prompt injection occur when adversarial input in retrieved documents instructs the LLM to override system prompt instructions. Mitigations include input sanitization at ingestion, prompt shields, and output validation to detect instruction-following anomalies (Microsoft 2026).</w:t>
      </w:r>
    </w:p>
    <w:p w14:paraId="2450FE7D" w14:textId="4EF67AB1" w:rsidR="00E33E41" w:rsidRDefault="00603C55" w:rsidP="00E50205">
      <w:pPr>
        <w:pStyle w:val="BodyText"/>
      </w:pPr>
      <w:r>
        <w:t xml:space="preserve">Knowledge base poisoning represents a particularly acute threat. Zou et al. (2025) demonstrated with </w:t>
      </w:r>
      <w:r w:rsidRPr="00D8771C">
        <w:rPr>
          <w:i/>
          <w:iCs/>
        </w:rPr>
        <w:t>PoisonedRAG</w:t>
      </w:r>
      <w:r>
        <w:t xml:space="preserve"> that injecting just five malicious texts into a knowledge base containing 2.68 million documents could achieve a 97% attack success rate</w:t>
      </w:r>
      <w:del w:id="335" w:author="Keith Joiner" w:date="2026-05-10T02:38:00Z" w16du:dateUtc="2026-05-09T16:38:00Z">
        <w:r>
          <w:delText>—</w:delText>
        </w:r>
      </w:del>
      <w:ins w:id="336" w:author="Keith Joiner" w:date="2026-05-10T02:38:00Z" w16du:dateUtc="2026-05-09T16:38:00Z">
        <w:r w:rsidR="00D8771C">
          <w:t xml:space="preserve">, </w:t>
        </w:r>
      </w:ins>
      <w:r>
        <w:t>inducing the LLM to generate attacker-chosen target answers for attacker-chosen target questions. The attack exploits the knowledge database as a new attack surface, formulating poisoning as an optimization problem that simultaneously satisfies retrieval conditions (ensuring malicious texts are retrieved) and generation conditions (ensuring the LLM produces the target answer). Critically, existing defenses</w:t>
      </w:r>
      <w:ins w:id="337" w:author="Keith Joiner" w:date="2026-05-10T02:38:00Z" w16du:dateUtc="2026-05-09T16:38:00Z">
        <w:r w:rsidR="00D8771C">
          <w:t>,</w:t>
        </w:r>
      </w:ins>
      <w:r>
        <w:t xml:space="preserve"> including paraphrasing and perplexity-based detection</w:t>
      </w:r>
      <w:ins w:id="338" w:author="Keith Joiner" w:date="2026-05-10T02:38:00Z" w16du:dateUtc="2026-05-09T16:38:00Z">
        <w:r w:rsidR="00D8771C">
          <w:t>.</w:t>
        </w:r>
      </w:ins>
      <w:r>
        <w:t xml:space="preserve"> proved insufficient against </w:t>
      </w:r>
      <w:r w:rsidRPr="00D8771C">
        <w:rPr>
          <w:i/>
          <w:iCs/>
        </w:rPr>
        <w:t>PoisonedRAG</w:t>
      </w:r>
      <w:r>
        <w:t xml:space="preserve"> (Zou et al. 2025). Mitigations must therefore be layered: document provenance verification, integrity hashing of all ingested content, access-controlled ingest pipelines, and periodic adversarial audits of retrieval behavior.</w:t>
      </w:r>
    </w:p>
    <w:p w14:paraId="523FD10F" w14:textId="77777777" w:rsidR="00E33E41" w:rsidRDefault="00603C55" w:rsidP="00E50205">
      <w:pPr>
        <w:pStyle w:val="BodyText"/>
      </w:pPr>
      <w:r>
        <w:t>Model inversion and embedding leakage are mitigated by restricting API access to authorized users, maintaining audit logs on all embedding queries, and prohibiting external embedding service calls for classified data. Hallucination in safety-critical outputs is mitigated through groundedness scoring, mandatory human-in-the-loop review for all T&amp;E deliverables, and citation requirements for every factual claim.</w:t>
      </w:r>
    </w:p>
    <w:p w14:paraId="75440982" w14:textId="77777777" w:rsidR="00E33E41" w:rsidRDefault="00603C55" w:rsidP="00E50205">
      <w:pPr>
        <w:pStyle w:val="Heading2"/>
      </w:pPr>
      <w:bookmarkStart w:id="339" w:name="X1065d13efd83b901875aeb5e27ac45f94169bb2"/>
      <w:bookmarkEnd w:id="334"/>
      <w:r>
        <w:t>Authorization to Operate and Continuous ATO</w:t>
      </w:r>
    </w:p>
    <w:p w14:paraId="4E2DB0FE" w14:textId="3BEAAC50" w:rsidR="00E33E41" w:rsidRDefault="00603C55" w:rsidP="00E50205">
      <w:pPr>
        <w:pStyle w:val="FirstParagraph"/>
      </w:pPr>
      <w:r>
        <w:t xml:space="preserve">The DoD AI Cybersecurity RMF Tailoring Guide provides AI-specific RMF tailoring, requiring authorizing officials to validate cybersecurity evidence at each model lifecycle phase (DoD CIO 2024). RAG pipelines must be embedded in DevSecOps platforms such as </w:t>
      </w:r>
      <w:r w:rsidRPr="00D8771C">
        <w:rPr>
          <w:i/>
          <w:iCs/>
        </w:rPr>
        <w:t>Platform One</w:t>
      </w:r>
      <w:r>
        <w:t xml:space="preserve">, with container images scanned against </w:t>
      </w:r>
      <w:ins w:id="340" w:author="Keith Joiner" w:date="2026-05-10T02:38:00Z" w16du:dateUtc="2026-05-09T16:38:00Z">
        <w:r w:rsidR="00D8771C" w:rsidRPr="00D8771C">
          <w:rPr>
            <w:lang w:val="en-AU"/>
          </w:rPr>
          <w:t>Defense Information Systems Agency</w:t>
        </w:r>
        <w:r w:rsidR="00D8771C">
          <w:rPr>
            <w:lang w:val="en-AU"/>
          </w:rPr>
          <w:t xml:space="preserve"> (</w:t>
        </w:r>
      </w:ins>
      <w:r w:rsidR="00D8771C">
        <w:rPr>
          <w:lang w:val="en-AU"/>
        </w:rPr>
        <w:t>DISA</w:t>
      </w:r>
      <w:ins w:id="341" w:author="Keith Joiner" w:date="2026-05-10T02:38:00Z" w16du:dateUtc="2026-05-09T16:38:00Z">
        <w:r w:rsidR="00D8771C">
          <w:rPr>
            <w:lang w:val="en-AU"/>
          </w:rPr>
          <w:t>)</w:t>
        </w:r>
        <w:r w:rsidR="00D8771C" w:rsidRPr="00D8771C">
          <w:rPr>
            <w:lang w:val="en-AU"/>
          </w:rPr>
          <w:t xml:space="preserve"> Security Technical Implementation Guides</w:t>
        </w:r>
        <w:r w:rsidR="00D8771C">
          <w:rPr>
            <w:lang w:val="en-AU"/>
          </w:rPr>
          <w:t xml:space="preserve"> (</w:t>
        </w:r>
      </w:ins>
      <w:r>
        <w:t>STIGs</w:t>
      </w:r>
      <w:ins w:id="342" w:author="Keith Joiner" w:date="2026-05-10T02:38:00Z" w16du:dateUtc="2026-05-09T16:38:00Z">
        <w:r w:rsidR="00D8771C">
          <w:t>)</w:t>
        </w:r>
      </w:ins>
      <w:r>
        <w:t xml:space="preserve"> and automated </w:t>
      </w:r>
      <w:ins w:id="343" w:author="Keith Joiner" w:date="2026-05-10T02:38:00Z" w16du:dateUtc="2026-05-09T16:38:00Z">
        <w:r w:rsidR="00D8771C">
          <w:t>Static and Dynamic Automated Security Testing (</w:t>
        </w:r>
      </w:ins>
      <w:r>
        <w:t>SAST/DAST</w:t>
      </w:r>
      <w:ins w:id="344" w:author="Keith Joiner" w:date="2026-05-10T02:38:00Z" w16du:dateUtc="2026-05-09T16:38:00Z">
        <w:r w:rsidR="00D8771C">
          <w:t>)</w:t>
        </w:r>
      </w:ins>
      <w:r>
        <w:t xml:space="preserve"> in CI/CD pipelines. The continuous ATO pathway enables provisional ATO to be sustained without full re-authorization at each update through continuous monitoring with automated control assessment. CMMC Level 3 applies to RAG systems handling acquisition-sensitive or weapons-system CUI, requiring 24 enhanced controls from NIST SP 800-172 and Defense Industrial Base Cybersecurity Assessment Center (DIBCAC) assessment (Wiley Law 2025).</w:t>
      </w:r>
    </w:p>
    <w:p w14:paraId="49EBE859" w14:textId="77777777" w:rsidR="00E33E41" w:rsidRDefault="00603C55" w:rsidP="00E50205">
      <w:pPr>
        <w:pStyle w:val="Heading2"/>
      </w:pPr>
      <w:bookmarkStart w:id="345" w:name="zero-trust-architecture-integration"/>
      <w:bookmarkEnd w:id="339"/>
      <w:r>
        <w:t>Zero Trust Architecture Integration</w:t>
      </w:r>
    </w:p>
    <w:p w14:paraId="7A3D83A2" w14:textId="0F606495" w:rsidR="00E33E41" w:rsidRDefault="00603C55" w:rsidP="00E50205">
      <w:pPr>
        <w:pStyle w:val="FirstParagraph"/>
      </w:pPr>
      <w:r>
        <w:t xml:space="preserve">The identity pillar requires every human and non-human identity to be continuously verified with no implicit trust for in-network components. The data pillar enforces classification-boundary enforcement through the RAG query router per the Federal Zero Trust Data </w:t>
      </w:r>
      <w:r>
        <w:lastRenderedPageBreak/>
        <w:t>Security Guide (CISO Council 2025). The device pillar permits only DoW-managed, STIG-compliant endpoints to access RAG interfaces with continuous device posture assessment. The network pillar mandates micro-segmented virtual networks isolating</w:t>
      </w:r>
      <w:ins w:id="346" w:author="Keith Joiner" w:date="2026-05-10T02:38:00Z" w16du:dateUtc="2026-05-09T16:38:00Z">
        <w:r>
          <w:t xml:space="preserve"> </w:t>
        </w:r>
        <w:r w:rsidR="00736570">
          <w:t>the</w:t>
        </w:r>
      </w:ins>
      <w:r w:rsidR="00736570">
        <w:t xml:space="preserve"> </w:t>
      </w:r>
      <w:r>
        <w:t>vector database, embedding service, and LLM inference from each other, with east-west traffic logged and anomaly-detected.</w:t>
      </w:r>
    </w:p>
    <w:p w14:paraId="24EFCDDF" w14:textId="77777777" w:rsidR="00E33E41" w:rsidRDefault="00603C55" w:rsidP="00E50205">
      <w:pPr>
        <w:pStyle w:val="Heading2"/>
      </w:pPr>
      <w:bookmarkStart w:id="347" w:name="X9ed5cdf02d5210ce50541358ee5978fcf5f0912"/>
      <w:bookmarkEnd w:id="345"/>
      <w:r>
        <w:t>Vendor Supply Chain Risk: The Anthropic Designation</w:t>
      </w:r>
    </w:p>
    <w:p w14:paraId="1EB9ACC5" w14:textId="77777777" w:rsidR="00E33E41" w:rsidRDefault="00603C55" w:rsidP="00E50205">
      <w:pPr>
        <w:pStyle w:val="FirstParagraph"/>
      </w:pPr>
      <w:r>
        <w:t xml:space="preserve">The February–March 2026 Anthropic supply chain risk designation provides a stark illustration of why vendor-independent RAG architectures are not merely a best practice but an operational necessity. In July 2025, Anthropic and the Pentagon entered a contract making </w:t>
      </w:r>
      <w:r w:rsidRPr="00736570">
        <w:rPr>
          <w:i/>
          <w:iCs/>
        </w:rPr>
        <w:t>Claude</w:t>
      </w:r>
      <w:r>
        <w:t xml:space="preserve"> the first frontier model approved for use on classified networks, with the Pentagon agreeing to abide by Anthropic’s acceptable use policy (AUP) prohibiting use for mass domestic surveillance and fully autonomous weapons systems (Frazee et al. 2026). When the Pentagon subsequently sought to renegotiate those terms to allow unrestricted military use “for all lawful purposes,” Anthropic refused. On February 27, 2026, President Trump directed all federal agencies to cease using Anthropic technology, and Defense Secretary Hegseth designated Anthropic a supply chain risk. By March 5, 2026, the DoW formally issued the designation, the General Services Administration (GSA) removed Anthropic from </w:t>
      </w:r>
      <w:r w:rsidRPr="00736570">
        <w:rPr>
          <w:i/>
          <w:iCs/>
        </w:rPr>
        <w:t>USAi.gov</w:t>
      </w:r>
      <w:r>
        <w:t xml:space="preserve">, and Navy commands began removing </w:t>
      </w:r>
      <w:r w:rsidRPr="00736570">
        <w:rPr>
          <w:i/>
          <w:iCs/>
        </w:rPr>
        <w:t>Claude</w:t>
      </w:r>
      <w:r>
        <w:t xml:space="preserve"> models from their generative AI platforms (Frazee et al. 2026).</w:t>
      </w:r>
    </w:p>
    <w:p w14:paraId="5425C35A" w14:textId="6F669B7B" w:rsidR="00E33E41" w:rsidRDefault="00603C55" w:rsidP="00E50205">
      <w:pPr>
        <w:pStyle w:val="BodyText"/>
      </w:pPr>
      <w:r>
        <w:t>The legal mechanisms available to enforce this designation</w:t>
      </w:r>
      <w:del w:id="348" w:author="Keith Joiner" w:date="2026-05-10T02:38:00Z" w16du:dateUtc="2026-05-09T16:38:00Z">
        <w:r>
          <w:delText>—</w:delText>
        </w:r>
      </w:del>
      <w:ins w:id="349" w:author="Keith Joiner" w:date="2026-05-10T02:38:00Z" w16du:dateUtc="2026-05-09T16:38:00Z">
        <w:r w:rsidR="00736570">
          <w:t xml:space="preserve">, </w:t>
        </w:r>
      </w:ins>
      <w:r>
        <w:t>including Federal Acquisition Supply Chain Security Act (FASCSA) exclusion orders under Federal Acquisition Regulation (FAR) 52.204-29 and 52.204-30, DoD-specific authority under 10 U.S.C. § 3252, and potential suspension and debarment</w:t>
      </w:r>
      <w:del w:id="350" w:author="Keith Joiner" w:date="2026-05-10T02:38:00Z" w16du:dateUtc="2026-05-09T16:38:00Z">
        <w:r>
          <w:delText>—</w:delText>
        </w:r>
      </w:del>
      <w:ins w:id="351" w:author="Keith Joiner" w:date="2026-05-10T02:38:00Z" w16du:dateUtc="2026-05-09T16:38:00Z">
        <w:r w:rsidR="00736570">
          <w:t xml:space="preserve">, collectively </w:t>
        </w:r>
      </w:ins>
      <w:r>
        <w:t xml:space="preserve">impose significant obligations on contractors. Under FASCSA, contractors must review </w:t>
      </w:r>
      <w:r w:rsidRPr="00736570">
        <w:rPr>
          <w:i/>
          <w:iCs/>
        </w:rPr>
        <w:t>SAM.gov</w:t>
      </w:r>
      <w:r>
        <w:t xml:space="preserve"> at least quarterly for new orders, conduct reasonable inquiries into their supply chains, report covered use within three business days, and submit mitigation plans within ten business days, with obligations flowing down to subcontractors at all tiers (Frazee et al. 2026).</w:t>
      </w:r>
    </w:p>
    <w:p w14:paraId="47C43FF7" w14:textId="0294DA9D" w:rsidR="00E33E41" w:rsidRDefault="00603C55" w:rsidP="00E50205">
      <w:pPr>
        <w:pStyle w:val="BodyText"/>
      </w:pPr>
      <w:r>
        <w:t>For RAG system architects, this event validates the multi-model, multi-vendor approach advocated throughout this paper. Organizations that had architected their RAG pipelines around a single LLM provider</w:t>
      </w:r>
      <w:del w:id="352" w:author="Keith Joiner" w:date="2026-05-10T02:38:00Z" w16du:dateUtc="2026-05-09T16:38:00Z">
        <w:r>
          <w:delText>—</w:delText>
        </w:r>
      </w:del>
      <w:ins w:id="353" w:author="Keith Joiner" w:date="2026-05-10T02:38:00Z" w16du:dateUtc="2026-05-09T16:38:00Z">
        <w:r w:rsidR="00736570">
          <w:t xml:space="preserve">, </w:t>
        </w:r>
      </w:ins>
      <w:r>
        <w:t xml:space="preserve">particularly </w:t>
      </w:r>
      <w:del w:id="354" w:author="Keith Joiner" w:date="2026-05-10T02:38:00Z" w16du:dateUtc="2026-05-09T16:38:00Z">
        <w:r>
          <w:delText>Anthropic</w:delText>
        </w:r>
      </w:del>
      <w:ins w:id="355" w:author="Keith Joiner" w:date="2026-05-10T02:38:00Z" w16du:dateUtc="2026-05-09T16:38:00Z">
        <w:r>
          <w:t>Anthropic</w:t>
        </w:r>
        <w:r w:rsidR="00736570">
          <w:t>’s</w:t>
        </w:r>
      </w:ins>
      <w:r>
        <w:t xml:space="preserve"> </w:t>
      </w:r>
      <w:r w:rsidRPr="00736570">
        <w:rPr>
          <w:i/>
          <w:iCs/>
        </w:rPr>
        <w:t>Claude</w:t>
      </w:r>
      <w:del w:id="356" w:author="Keith Joiner" w:date="2026-05-10T02:38:00Z" w16du:dateUtc="2026-05-09T16:38:00Z">
        <w:r>
          <w:delText>—</w:delText>
        </w:r>
      </w:del>
      <w:ins w:id="357" w:author="Keith Joiner" w:date="2026-05-10T02:38:00Z" w16du:dateUtc="2026-05-09T16:38:00Z">
        <w:r w:rsidR="00736570">
          <w:t xml:space="preserve">, </w:t>
        </w:r>
      </w:ins>
      <w:r>
        <w:t>faced immediate operational disruption. By contrast, systems designed with abstraction layers between the RAG orchestration logic and the LLM inference endpoint could transition to alternative models (</w:t>
      </w:r>
      <w:r w:rsidRPr="00736570">
        <w:rPr>
          <w:i/>
          <w:iCs/>
        </w:rPr>
        <w:t>GPT-4o</w:t>
      </w:r>
      <w:r>
        <w:t xml:space="preserve">, </w:t>
      </w:r>
      <w:r w:rsidRPr="00736570">
        <w:rPr>
          <w:i/>
          <w:iCs/>
        </w:rPr>
        <w:t>Gemini</w:t>
      </w:r>
      <w:r>
        <w:t xml:space="preserve">, or open-source alternatives) with minimal architectural changes. The </w:t>
      </w:r>
      <w:r w:rsidRPr="00736570">
        <w:rPr>
          <w:i/>
          <w:iCs/>
        </w:rPr>
        <w:t>Haystack</w:t>
      </w:r>
      <w:r>
        <w:t xml:space="preserve"> and </w:t>
      </w:r>
      <w:r w:rsidRPr="00736570">
        <w:rPr>
          <w:i/>
          <w:iCs/>
        </w:rPr>
        <w:t>LangChain</w:t>
      </w:r>
      <w:r>
        <w:t xml:space="preserve"> frameworks described earlier in this paper facilitate exactly this kind of vendor-agnostic design, where swapping the LLM component requires changing a model identifier rather than rewriting the pipeline. The lesson is clear</w:t>
      </w:r>
      <w:r w:rsidR="00736570">
        <w:t>:</w:t>
      </w:r>
      <w:r>
        <w:t xml:space="preserve"> RAG architectures must treat the LLM as a replaceable component behind a standardized interface, not as a foundational dependency.</w:t>
      </w:r>
    </w:p>
    <w:p w14:paraId="4ED6D2A0" w14:textId="77777777" w:rsidR="00E33E41" w:rsidRDefault="00603C55" w:rsidP="00E50205">
      <w:pPr>
        <w:pStyle w:val="Heading2"/>
      </w:pPr>
      <w:bookmarkStart w:id="358" w:name="X2f61af27215e9204c593115200612ee0451c939"/>
      <w:bookmarkEnd w:id="347"/>
      <w:r>
        <w:lastRenderedPageBreak/>
        <w:t>CUI Compliance for Cloud-Based RAG Infrastructure</w:t>
      </w:r>
    </w:p>
    <w:p w14:paraId="225B338C" w14:textId="6800633D" w:rsidR="00E33E41" w:rsidRDefault="00603C55" w:rsidP="00E50205">
      <w:pPr>
        <w:pStyle w:val="FirstParagraph"/>
      </w:pPr>
      <w:r>
        <w:t xml:space="preserve">Deploying RAG systems that handle CUI on cloud infrastructure requires careful attention to encryption, network isolation, and the shared responsibility model. Using Amazon </w:t>
      </w:r>
      <w:r w:rsidRPr="00736570">
        <w:rPr>
          <w:i/>
          <w:iCs/>
        </w:rPr>
        <w:t>Bedrock</w:t>
      </w:r>
      <w:r>
        <w:t xml:space="preserve"> as an illustrative example, the service can be accessed either over the public internet via HTTPS/TLS 1.2+ or through a </w:t>
      </w:r>
      <w:ins w:id="359" w:author="Keith Joiner" w:date="2026-05-10T02:38:00Z" w16du:dateUtc="2026-05-09T16:38:00Z">
        <w:r w:rsidR="00736570" w:rsidRPr="00736570">
          <w:rPr>
            <w:lang w:val="en-AU"/>
          </w:rPr>
          <w:t>Virtual Private Cloud</w:t>
        </w:r>
        <w:r w:rsidR="00736570">
          <w:rPr>
            <w:lang w:val="en-AU"/>
          </w:rPr>
          <w:t xml:space="preserve"> (</w:t>
        </w:r>
      </w:ins>
      <w:r>
        <w:t>VPC</w:t>
      </w:r>
      <w:ins w:id="360" w:author="Keith Joiner" w:date="2026-05-10T02:38:00Z" w16du:dateUtc="2026-05-09T16:38:00Z">
        <w:r w:rsidR="00736570">
          <w:t>)</w:t>
        </w:r>
      </w:ins>
      <w:r>
        <w:t xml:space="preserve"> endpoint using AWS </w:t>
      </w:r>
      <w:r w:rsidRPr="00736570">
        <w:rPr>
          <w:i/>
          <w:iCs/>
        </w:rPr>
        <w:t>PrivateLink</w:t>
      </w:r>
      <w:r>
        <w:t>. Both methods satisfy NIST 800-171 Rev 2 control 3.13.8</w:t>
      </w:r>
      <w:ins w:id="361" w:author="Keith Joiner" w:date="2026-05-10T02:38:00Z" w16du:dateUtc="2026-05-09T16:38:00Z">
        <w:r w:rsidR="00736570">
          <w:t>,</w:t>
        </w:r>
      </w:ins>
      <w:r>
        <w:t xml:space="preserve"> requiring cryptographic protection of CUI during transmission. However, VPC endpoints provide stronger network isolation as a defense-in-depth measure, keep traffic off the public internet, provide network-level audit trails, and simplify the security narrative for CMMC assessors.</w:t>
      </w:r>
    </w:p>
    <w:p w14:paraId="1FD53929" w14:textId="6701B79E" w:rsidR="00E33E41" w:rsidRPr="00F13F64" w:rsidRDefault="00603C55" w:rsidP="00E50205">
      <w:pPr>
        <w:pStyle w:val="BodyText"/>
        <w:rPr>
          <w:lang w:val="en-AU"/>
        </w:rPr>
      </w:pPr>
      <w:r>
        <w:t xml:space="preserve">For data at rest, </w:t>
      </w:r>
      <w:r w:rsidRPr="00736570">
        <w:rPr>
          <w:i/>
          <w:iCs/>
        </w:rPr>
        <w:t>Bedrock</w:t>
      </w:r>
      <w:r>
        <w:t xml:space="preserve"> encrypts all data by default using AWS-owned keys with FIPS 140-2 validated cryptographic modules. While NIST 800-171 does not specify key ownership, customer-managed </w:t>
      </w:r>
      <w:del w:id="362" w:author="Keith Joiner" w:date="2026-05-10T02:38:00Z" w16du:dateUtc="2026-05-09T16:38:00Z">
        <w:r>
          <w:delText>KMS</w:delText>
        </w:r>
      </w:del>
      <w:ins w:id="363" w:author="Keith Joiner" w:date="2026-05-10T02:38:00Z" w16du:dateUtc="2026-05-09T16:38:00Z">
        <w:r w:rsidR="00F13F64" w:rsidRPr="00F13F64">
          <w:rPr>
            <w:lang w:val="en-AU"/>
          </w:rPr>
          <w:t>Key Management Service</w:t>
        </w:r>
        <w:r w:rsidR="00F13F64">
          <w:rPr>
            <w:lang w:val="en-AU"/>
          </w:rPr>
          <w:t xml:space="preserve"> (</w:t>
        </w:r>
        <w:r>
          <w:t>KMS</w:t>
        </w:r>
        <w:r w:rsidR="00F13F64">
          <w:t>)</w:t>
        </w:r>
      </w:ins>
      <w:r>
        <w:t xml:space="preserve"> keys are strongly recommended for CUI workloads because AWS-owned keys cannot be audited via </w:t>
      </w:r>
      <w:r w:rsidRPr="00F13F64">
        <w:rPr>
          <w:i/>
          <w:iCs/>
        </w:rPr>
        <w:t>CloudTrail</w:t>
      </w:r>
      <w:r>
        <w:t xml:space="preserve">, creating gaps in key management (control 3.13.10) and audit logging (control 3.3.1) controls. A CMMC assessor could reasonably interpret “establish and manage cryptographic keys” as requiring demonstrable key management. This operational consideration extends to all supporting infrastructure: when provisioning </w:t>
      </w:r>
      <w:ins w:id="364" w:author="Keith Joiner" w:date="2026-05-10T02:38:00Z" w16du:dateUtc="2026-05-09T16:38:00Z">
        <w:r w:rsidR="00F13F64" w:rsidRPr="00F13F64">
          <w:rPr>
            <w:lang w:val="en-AU"/>
          </w:rPr>
          <w:t>Simple Storage Service</w:t>
        </w:r>
        <w:r w:rsidR="00F13F64">
          <w:rPr>
            <w:lang w:val="en-AU"/>
          </w:rPr>
          <w:t xml:space="preserve"> (</w:t>
        </w:r>
      </w:ins>
      <w:r>
        <w:t>S3</w:t>
      </w:r>
      <w:ins w:id="365" w:author="Keith Joiner" w:date="2026-05-10T02:38:00Z" w16du:dateUtc="2026-05-09T16:38:00Z">
        <w:r w:rsidR="00F13F64">
          <w:t>)</w:t>
        </w:r>
      </w:ins>
      <w:r>
        <w:t xml:space="preserve"> buckets for document storage, </w:t>
      </w:r>
      <w:ins w:id="366" w:author="Keith Joiner" w:date="2026-05-10T02:38:00Z" w16du:dateUtc="2026-05-09T16:38:00Z">
        <w:r w:rsidR="004251D0" w:rsidRPr="004251D0">
          <w:rPr>
            <w:lang w:val="en-AU"/>
          </w:rPr>
          <w:t>Elastic Block Store</w:t>
        </w:r>
        <w:r w:rsidR="004251D0">
          <w:rPr>
            <w:lang w:val="en-AU"/>
          </w:rPr>
          <w:t xml:space="preserve"> (</w:t>
        </w:r>
      </w:ins>
      <w:r>
        <w:t>EBS</w:t>
      </w:r>
      <w:ins w:id="367" w:author="Keith Joiner" w:date="2026-05-10T02:38:00Z" w16du:dateUtc="2026-05-09T16:38:00Z">
        <w:r w:rsidR="004251D0">
          <w:t>)</w:t>
        </w:r>
      </w:ins>
      <w:r>
        <w:t xml:space="preserve"> volumes for vector databases, and </w:t>
      </w:r>
      <w:ins w:id="368" w:author="Keith Joiner" w:date="2026-05-10T02:38:00Z" w16du:dateUtc="2026-05-09T16:38:00Z">
        <w:r w:rsidR="004251D0" w:rsidRPr="004251D0">
          <w:rPr>
            <w:lang w:val="en-AU"/>
          </w:rPr>
          <w:t>Elastic Compute Cloud</w:t>
        </w:r>
        <w:r w:rsidR="004251D0">
          <w:rPr>
            <w:lang w:val="en-AU"/>
          </w:rPr>
          <w:t xml:space="preserve"> (</w:t>
        </w:r>
      </w:ins>
      <w:r>
        <w:t>EC2</w:t>
      </w:r>
      <w:ins w:id="369" w:author="Keith Joiner" w:date="2026-05-10T02:38:00Z" w16du:dateUtc="2026-05-09T16:38:00Z">
        <w:r w:rsidR="004251D0">
          <w:t>)</w:t>
        </w:r>
      </w:ins>
      <w:r>
        <w:t xml:space="preserve"> instances for RAG pipeline components, customer-managed KMS keys should be selected at creation time. Infrastructure-as-Code using </w:t>
      </w:r>
      <w:r w:rsidRPr="004251D0">
        <w:rPr>
          <w:i/>
          <w:iCs/>
        </w:rPr>
        <w:t>Terraform</w:t>
      </w:r>
      <w:r>
        <w:t xml:space="preserve"> with code reviews that check for proper KMS and VPC configuration before merging provides automated compliance enforcement.</w:t>
      </w:r>
    </w:p>
    <w:p w14:paraId="51FE8F51" w14:textId="77777777" w:rsidR="00E33E41" w:rsidRDefault="00603C55" w:rsidP="00E50205">
      <w:pPr>
        <w:pStyle w:val="Heading1"/>
      </w:pPr>
      <w:bookmarkStart w:id="370" w:name="X7172d7e6a73300774eb92187efe1b0290e6210a"/>
      <w:bookmarkEnd w:id="311"/>
      <w:bookmarkEnd w:id="358"/>
      <w:r>
        <w:t>Case study: RAG deployment on AWS GovCloud for naval engineering</w:t>
      </w:r>
    </w:p>
    <w:p w14:paraId="2DCD03D3" w14:textId="4E3C527E" w:rsidR="00E33E41" w:rsidRDefault="00603C55" w:rsidP="00E50205">
      <w:pPr>
        <w:pStyle w:val="FirstParagraph"/>
      </w:pPr>
      <w:r>
        <w:t xml:space="preserve">The authors developed and deployed a production RAG system on AWS </w:t>
      </w:r>
      <w:r w:rsidRPr="004251D0">
        <w:rPr>
          <w:i/>
          <w:iCs/>
        </w:rPr>
        <w:t>GovCloud</w:t>
      </w:r>
      <w:r>
        <w:t xml:space="preserve"> (us-gov-west-1) for a Navy warfare center, providing domain-specific AI assistance for corrosion engineering analysis. This implementation demonstrates the practical feasibility of the layered architecture described in the preceding sections and illustrates concrete design decisions required for DoW RAG deployments. The system described here was deployed prior to the February–March 2026 Anthropic supply chain risk designation discussed in the security controls section above</w:t>
      </w:r>
      <w:del w:id="371" w:author="Keith Joiner" w:date="2026-05-10T02:38:00Z" w16du:dateUtc="2026-05-09T16:38:00Z">
        <w:r>
          <w:delText>;</w:delText>
        </w:r>
      </w:del>
      <w:ins w:id="372" w:author="Keith Joiner" w:date="2026-05-10T02:38:00Z" w16du:dateUtc="2026-05-09T16:38:00Z">
        <w:r w:rsidR="004251D0">
          <w:t>. That said,</w:t>
        </w:r>
      </w:ins>
      <w:r>
        <w:t xml:space="preserve"> the modular architecture described below allows the inference endpoint to be swapped to an alternative model without changes to the surrounding pipeline, exactly the vendor-independence pattern this paper advocates.</w:t>
      </w:r>
    </w:p>
    <w:p w14:paraId="2D18709F" w14:textId="77777777" w:rsidR="00E33E41" w:rsidRDefault="00603C55" w:rsidP="00E50205">
      <w:pPr>
        <w:pStyle w:val="Heading2"/>
      </w:pPr>
      <w:bookmarkStart w:id="373" w:name="architecture-and-technology-stack"/>
      <w:r>
        <w:t>Architecture and Technology Stack</w:t>
      </w:r>
    </w:p>
    <w:p w14:paraId="1DA55BBB" w14:textId="1792DBF5" w:rsidR="00E33E41" w:rsidRDefault="00603C55" w:rsidP="00E50205">
      <w:pPr>
        <w:pStyle w:val="FirstParagraph"/>
      </w:pPr>
      <w:r>
        <w:t xml:space="preserve">The </w:t>
      </w:r>
      <w:r w:rsidRPr="004251D0">
        <w:rPr>
          <w:i/>
          <w:iCs/>
        </w:rPr>
        <w:t>RustyAI</w:t>
      </w:r>
      <w:r>
        <w:t xml:space="preserve"> system implements a four-tier architecture on AWS </w:t>
      </w:r>
      <w:r w:rsidRPr="004251D0">
        <w:rPr>
          <w:i/>
          <w:iCs/>
        </w:rPr>
        <w:t>GovCloud</w:t>
      </w:r>
      <w:r>
        <w:t xml:space="preserve"> EC2 instances. The frontend tier runs a </w:t>
      </w:r>
      <w:r w:rsidRPr="004251D0">
        <w:rPr>
          <w:i/>
          <w:iCs/>
        </w:rPr>
        <w:t>Streamlit</w:t>
      </w:r>
      <w:r>
        <w:t xml:space="preserve"> web application behind an </w:t>
      </w:r>
      <w:r w:rsidRPr="004251D0">
        <w:rPr>
          <w:i/>
          <w:iCs/>
        </w:rPr>
        <w:t>Nginx</w:t>
      </w:r>
      <w:r>
        <w:t xml:space="preserve"> reverse proxy </w:t>
      </w:r>
      <w:r>
        <w:lastRenderedPageBreak/>
        <w:t xml:space="preserve">configured with TLS 1.3, strong </w:t>
      </w:r>
      <w:r w:rsidRPr="004251D0">
        <w:rPr>
          <w:i/>
          <w:iCs/>
        </w:rPr>
        <w:t>Diffie-Hellman</w:t>
      </w:r>
      <w:r>
        <w:t xml:space="preserve"> key exchange, and security headers including </w:t>
      </w:r>
      <w:r w:rsidRPr="004251D0">
        <w:rPr>
          <w:i/>
          <w:iCs/>
        </w:rPr>
        <w:t>X-Frame-Options</w:t>
      </w:r>
      <w:r>
        <w:t xml:space="preserve">, </w:t>
      </w:r>
      <w:r w:rsidRPr="004251D0">
        <w:rPr>
          <w:i/>
          <w:iCs/>
        </w:rPr>
        <w:t>X-Content-Type-Options</w:t>
      </w:r>
      <w:r>
        <w:t xml:space="preserve">, and </w:t>
      </w:r>
      <w:r w:rsidRPr="004251D0">
        <w:rPr>
          <w:i/>
          <w:iCs/>
        </w:rPr>
        <w:t>X-XSS-Protection</w:t>
      </w:r>
      <w:del w:id="374" w:author="Keith Joiner" w:date="2026-05-10T02:38:00Z" w16du:dateUtc="2026-05-09T16:38:00Z">
        <w:r>
          <w:delText>—providing</w:delText>
        </w:r>
      </w:del>
      <w:ins w:id="375" w:author="Keith Joiner" w:date="2026-05-10T02:38:00Z" w16du:dateUtc="2026-05-09T16:38:00Z">
        <w:r w:rsidR="004251D0">
          <w:t>. These collectively provide</w:t>
        </w:r>
      </w:ins>
      <w:r>
        <w:t xml:space="preserve"> encrypted, hardened access to the RAG interface. The application tier hosts the RAG pipeline built on the </w:t>
      </w:r>
      <w:r w:rsidRPr="004251D0">
        <w:rPr>
          <w:i/>
          <w:iCs/>
        </w:rPr>
        <w:t>Haystack</w:t>
      </w:r>
      <w:r>
        <w:t xml:space="preserve"> framework, which orchestrates the retrieval and generation workflow. The data tier employs </w:t>
      </w:r>
      <w:r w:rsidRPr="004251D0">
        <w:rPr>
          <w:i/>
          <w:iCs/>
        </w:rPr>
        <w:t>Milvus</w:t>
      </w:r>
      <w:r>
        <w:t xml:space="preserve"> as the vector database, deployed as a </w:t>
      </w:r>
      <w:r w:rsidRPr="004251D0">
        <w:rPr>
          <w:i/>
          <w:iCs/>
        </w:rPr>
        <w:t>Docker Compose</w:t>
      </w:r>
      <w:r>
        <w:t xml:space="preserve"> stack with separate containers for the </w:t>
      </w:r>
      <w:r w:rsidRPr="004251D0">
        <w:rPr>
          <w:i/>
          <w:iCs/>
        </w:rPr>
        <w:t>Milvus</w:t>
      </w:r>
      <w:r>
        <w:t xml:space="preserve"> server, </w:t>
      </w:r>
      <w:r w:rsidRPr="004251D0">
        <w:rPr>
          <w:i/>
          <w:iCs/>
        </w:rPr>
        <w:t>etcd</w:t>
      </w:r>
      <w:r>
        <w:t xml:space="preserve"> for metadata management, and </w:t>
      </w:r>
      <w:r w:rsidRPr="004251D0">
        <w:rPr>
          <w:i/>
          <w:iCs/>
        </w:rPr>
        <w:t>MinIO</w:t>
      </w:r>
      <w:r>
        <w:t xml:space="preserve"> for object storage, providing component isolation and enterprise-grade reliability. The inference tier leverages Amazon </w:t>
      </w:r>
      <w:r w:rsidRPr="004251D0">
        <w:rPr>
          <w:i/>
          <w:iCs/>
        </w:rPr>
        <w:t>Bedrock</w:t>
      </w:r>
      <w:r>
        <w:t xml:space="preserve"> for both embedding generation via Amazon </w:t>
      </w:r>
      <w:r w:rsidRPr="004251D0">
        <w:rPr>
          <w:i/>
          <w:iCs/>
        </w:rPr>
        <w:t>Titan</w:t>
      </w:r>
      <w:r>
        <w:t xml:space="preserve"> (</w:t>
      </w:r>
      <w:r w:rsidRPr="004251D0">
        <w:rPr>
          <w:i/>
          <w:iCs/>
        </w:rPr>
        <w:t>text-embedding-v2</w:t>
      </w:r>
      <w:r>
        <w:t xml:space="preserve">) and LLM inference via Anthropic </w:t>
      </w:r>
      <w:r w:rsidRPr="004251D0">
        <w:rPr>
          <w:i/>
          <w:iCs/>
        </w:rPr>
        <w:t>Claude</w:t>
      </w:r>
      <w:r>
        <w:t xml:space="preserve"> Sonnet 3.5.</w:t>
      </w:r>
    </w:p>
    <w:p w14:paraId="6BBCD1D9" w14:textId="181BA064" w:rsidR="00E33E41" w:rsidRDefault="00603C55" w:rsidP="00E50205">
      <w:pPr>
        <w:pStyle w:val="BodyText"/>
      </w:pPr>
      <w:r>
        <w:t xml:space="preserve">The system supports two </w:t>
      </w:r>
      <w:r w:rsidRPr="004251D0">
        <w:rPr>
          <w:i/>
          <w:iCs/>
        </w:rPr>
        <w:t>Milvus</w:t>
      </w:r>
      <w:r>
        <w:t xml:space="preserve"> deployment modes to accommodate different operational scales. </w:t>
      </w:r>
      <w:r w:rsidRPr="004251D0">
        <w:rPr>
          <w:i/>
          <w:iCs/>
        </w:rPr>
        <w:t>Milvus Lite</w:t>
      </w:r>
      <w:r>
        <w:t xml:space="preserve"> operates as a Python library with a local database file, scaling to several million vectors on a </w:t>
      </w:r>
      <w:r w:rsidRPr="004251D0">
        <w:rPr>
          <w:i/>
          <w:iCs/>
        </w:rPr>
        <w:t>t3.small</w:t>
      </w:r>
      <w:r>
        <w:t xml:space="preserve"> instance</w:t>
      </w:r>
      <w:del w:id="376" w:author="Keith Joiner" w:date="2026-05-10T02:38:00Z" w16du:dateUtc="2026-05-09T16:38:00Z">
        <w:r>
          <w:delText>—</w:delText>
        </w:r>
      </w:del>
      <w:ins w:id="377" w:author="Keith Joiner" w:date="2026-05-10T02:38:00Z" w16du:dateUtc="2026-05-09T16:38:00Z">
        <w:r w:rsidR="004251D0">
          <w:t xml:space="preserve">, </w:t>
        </w:r>
      </w:ins>
      <w:r>
        <w:t xml:space="preserve">suitable for prototyping and small user populations. </w:t>
      </w:r>
      <w:r w:rsidRPr="004251D0">
        <w:rPr>
          <w:i/>
          <w:iCs/>
        </w:rPr>
        <w:t>Milvus Standalone</w:t>
      </w:r>
      <w:r>
        <w:t xml:space="preserve"> runs as a containerized service on a </w:t>
      </w:r>
      <w:r w:rsidRPr="004251D0">
        <w:rPr>
          <w:i/>
          <w:iCs/>
        </w:rPr>
        <w:t>t3.xlarge</w:t>
      </w:r>
      <w:r>
        <w:t xml:space="preserve"> instance, scaling to 100 million vectors and supporting concurrent multi-user workloads appropriate for enterprise deployment.</w:t>
      </w:r>
    </w:p>
    <w:p w14:paraId="45CB6585" w14:textId="77777777" w:rsidR="00E33E41" w:rsidRDefault="00603C55" w:rsidP="00E50205">
      <w:pPr>
        <w:pStyle w:val="Heading2"/>
      </w:pPr>
      <w:bookmarkStart w:id="378" w:name="document-ingestion-pipeline"/>
      <w:bookmarkEnd w:id="373"/>
      <w:r>
        <w:t>Document Ingestion Pipeline</w:t>
      </w:r>
    </w:p>
    <w:p w14:paraId="27028A8A" w14:textId="479B9B6A" w:rsidR="00E33E41" w:rsidRPr="004251D0" w:rsidRDefault="00603C55" w:rsidP="00E50205">
      <w:pPr>
        <w:pStyle w:val="FirstParagraph"/>
        <w:rPr>
          <w:lang w:val="en-AU"/>
        </w:rPr>
      </w:pPr>
      <w:r>
        <w:t>The document ingestion pipeline converts unstructured T&amp;E artifacts into vector representations through a multi-stage process. Raw documents</w:t>
      </w:r>
      <w:del w:id="379" w:author="Keith Joiner" w:date="2026-05-10T02:38:00Z" w16du:dateUtc="2026-05-09T16:38:00Z">
        <w:r>
          <w:delText>—</w:delText>
        </w:r>
      </w:del>
      <w:ins w:id="380" w:author="Keith Joiner" w:date="2026-05-10T02:38:00Z" w16du:dateUtc="2026-05-09T16:38:00Z">
        <w:r w:rsidR="004251D0">
          <w:t xml:space="preserve">, such as </w:t>
        </w:r>
      </w:ins>
      <w:r>
        <w:t>PDFs, technical data packages, handbooks, and specifications</w:t>
      </w:r>
      <w:del w:id="381" w:author="Keith Joiner" w:date="2026-05-10T02:38:00Z" w16du:dateUtc="2026-05-09T16:38:00Z">
        <w:r>
          <w:delText>—</w:delText>
        </w:r>
      </w:del>
      <w:ins w:id="382" w:author="Keith Joiner" w:date="2026-05-10T02:38:00Z" w16du:dateUtc="2026-05-09T16:38:00Z">
        <w:r w:rsidR="004251D0">
          <w:t xml:space="preserve">, </w:t>
        </w:r>
      </w:ins>
      <w:r>
        <w:t xml:space="preserve">are first processed by </w:t>
      </w:r>
      <w:r w:rsidRPr="004251D0">
        <w:rPr>
          <w:i/>
          <w:iCs/>
        </w:rPr>
        <w:t>Docling</w:t>
      </w:r>
      <w:r>
        <w:t xml:space="preserve">, an open-source library that employs </w:t>
      </w:r>
      <w:ins w:id="383" w:author="Keith Joiner" w:date="2026-05-10T02:38:00Z" w16du:dateUtc="2026-05-09T16:38:00Z">
        <w:r w:rsidR="004251D0" w:rsidRPr="004251D0">
          <w:rPr>
            <w:lang w:val="en-AU"/>
          </w:rPr>
          <w:t>Optical Character Recognition</w:t>
        </w:r>
        <w:r w:rsidR="004251D0">
          <w:rPr>
            <w:lang w:val="en-AU"/>
          </w:rPr>
          <w:t xml:space="preserve"> (</w:t>
        </w:r>
      </w:ins>
      <w:r>
        <w:t>OCR</w:t>
      </w:r>
      <w:ins w:id="384" w:author="Keith Joiner" w:date="2026-05-10T02:38:00Z" w16du:dateUtc="2026-05-09T16:38:00Z">
        <w:r w:rsidR="004251D0">
          <w:t>)</w:t>
        </w:r>
      </w:ins>
      <w:r>
        <w:t xml:space="preserve"> and vision-language models to convert unstructured documents into structured </w:t>
      </w:r>
      <w:r w:rsidRPr="004251D0">
        <w:rPr>
          <w:i/>
          <w:iCs/>
        </w:rPr>
        <w:t>Markdown</w:t>
      </w:r>
      <w:r>
        <w:t>. This conversion runs on GPU-accelerated EC2 instances (</w:t>
      </w:r>
      <w:r w:rsidRPr="004251D0">
        <w:rPr>
          <w:i/>
          <w:iCs/>
        </w:rPr>
        <w:t>g6.2xlarge</w:t>
      </w:r>
      <w:r>
        <w:t xml:space="preserve"> with NVIDIA L4 GPUs), reducing processing time from approximately two hours to twenty minutes for typical document batches. Converted </w:t>
      </w:r>
      <w:r w:rsidRPr="004251D0">
        <w:rPr>
          <w:i/>
          <w:iCs/>
        </w:rPr>
        <w:t>Markdown</w:t>
      </w:r>
      <w:r>
        <w:t xml:space="preserve"> files are staged in S3 buckets organized by project, with separate prefixes for unprocessed source documents and processed outputs.</w:t>
      </w:r>
    </w:p>
    <w:p w14:paraId="2789A734" w14:textId="77777777" w:rsidR="00E33E41" w:rsidRDefault="00603C55" w:rsidP="00E50205">
      <w:pPr>
        <w:pStyle w:val="BodyText"/>
      </w:pPr>
      <w:r>
        <w:t xml:space="preserve">The </w:t>
      </w:r>
      <w:r w:rsidRPr="004251D0">
        <w:rPr>
          <w:i/>
          <w:iCs/>
        </w:rPr>
        <w:t>Haystack</w:t>
      </w:r>
      <w:r>
        <w:t xml:space="preserve"> embedding pipeline then ingests the </w:t>
      </w:r>
      <w:r w:rsidRPr="004251D0">
        <w:rPr>
          <w:i/>
          <w:iCs/>
        </w:rPr>
        <w:t>Markdown</w:t>
      </w:r>
      <w:r>
        <w:t xml:space="preserve"> files through four connected components: a </w:t>
      </w:r>
      <w:r w:rsidRPr="004251D0">
        <w:rPr>
          <w:i/>
          <w:iCs/>
        </w:rPr>
        <w:t>Markdown</w:t>
      </w:r>
      <w:r>
        <w:t xml:space="preserve">-to-document converter, a recursive document splitter that segments text at character boundaries into 5,000-character chunks, an Amazon </w:t>
      </w:r>
      <w:r w:rsidRPr="004251D0">
        <w:rPr>
          <w:i/>
          <w:iCs/>
        </w:rPr>
        <w:t>Bedrock</w:t>
      </w:r>
      <w:r>
        <w:t xml:space="preserve"> document embedder that generates dense vector representations using Amazon </w:t>
      </w:r>
      <w:r w:rsidRPr="004251D0">
        <w:rPr>
          <w:i/>
          <w:iCs/>
        </w:rPr>
        <w:t>Titan</w:t>
      </w:r>
      <w:r>
        <w:t xml:space="preserve">, and a document writer that stores the embedded chunks with metadata in </w:t>
      </w:r>
      <w:r w:rsidRPr="004251D0">
        <w:rPr>
          <w:i/>
          <w:iCs/>
        </w:rPr>
        <w:t>Milvus</w:t>
      </w:r>
      <w:r>
        <w:t xml:space="preserve">. This pipeline architecture enables complete corpus rebuilds from the S3-staged </w:t>
      </w:r>
      <w:r w:rsidRPr="004251D0">
        <w:rPr>
          <w:i/>
          <w:iCs/>
        </w:rPr>
        <w:t>Markdown</w:t>
      </w:r>
      <w:r>
        <w:t xml:space="preserve"> files, providing resilience against database corruption or migration requirements.</w:t>
      </w:r>
    </w:p>
    <w:p w14:paraId="66E02BE9" w14:textId="77777777" w:rsidR="00E33E41" w:rsidRDefault="00603C55" w:rsidP="00E50205">
      <w:pPr>
        <w:pStyle w:val="Heading2"/>
      </w:pPr>
      <w:bookmarkStart w:id="385" w:name="rag-pipeline-and-prompt-engineering"/>
      <w:bookmarkEnd w:id="378"/>
      <w:r>
        <w:t>RAG Pipeline and Prompt Engineering</w:t>
      </w:r>
    </w:p>
    <w:p w14:paraId="4101886C" w14:textId="77777777" w:rsidR="00E33E41" w:rsidRDefault="00603C55" w:rsidP="00E50205">
      <w:pPr>
        <w:pStyle w:val="FirstParagraph"/>
      </w:pPr>
      <w:r>
        <w:t xml:space="preserve">The query-time RAG pipeline chains four </w:t>
      </w:r>
      <w:r w:rsidRPr="004251D0">
        <w:rPr>
          <w:i/>
          <w:iCs/>
        </w:rPr>
        <w:t xml:space="preserve">Haystack </w:t>
      </w:r>
      <w:r>
        <w:t xml:space="preserve">components: a text embedder that encodes the user query using the same Amazon </w:t>
      </w:r>
      <w:r w:rsidRPr="004251D0">
        <w:rPr>
          <w:i/>
          <w:iCs/>
        </w:rPr>
        <w:t>Titan</w:t>
      </w:r>
      <w:r>
        <w:t xml:space="preserve"> model, an embedding retriever that performs approximate nearest-neighbor search against the </w:t>
      </w:r>
      <w:r w:rsidRPr="004251D0">
        <w:rPr>
          <w:i/>
          <w:iCs/>
        </w:rPr>
        <w:t>Milvus</w:t>
      </w:r>
      <w:r>
        <w:t xml:space="preserve"> collection returning the top-5 most relevant chunks, a chat prompt builder that assembles the system prompt, </w:t>
      </w:r>
      <w:r>
        <w:lastRenderedPageBreak/>
        <w:t xml:space="preserve">retrieved context, and user query into a structured message, and a chat generator that produces the response via Amazon </w:t>
      </w:r>
      <w:r w:rsidRPr="004251D0">
        <w:rPr>
          <w:i/>
          <w:iCs/>
        </w:rPr>
        <w:t>Bedrock Claude</w:t>
      </w:r>
      <w:r>
        <w:t>.</w:t>
      </w:r>
    </w:p>
    <w:p w14:paraId="72DB7DF5" w14:textId="1D90671B" w:rsidR="00E33E41" w:rsidRPr="00A84AB6" w:rsidRDefault="00603C55" w:rsidP="00E50205">
      <w:pPr>
        <w:pStyle w:val="BodyText"/>
        <w:rPr>
          <w:lang w:val="en-AU"/>
        </w:rPr>
      </w:pPr>
      <w:r>
        <w:t xml:space="preserve">The prompt architecture employs a two-level design. The system prompt establishes the assistant’s role and domain scope. The user prompt template uses </w:t>
      </w:r>
      <w:ins w:id="386" w:author="Keith Joiner" w:date="2026-05-10T02:38:00Z" w16du:dateUtc="2026-05-09T16:38:00Z">
        <w:r w:rsidR="00A84AB6" w:rsidRPr="00A84AB6">
          <w:rPr>
            <w:lang w:val="en-AU"/>
          </w:rPr>
          <w:t>Extensible Markup Language</w:t>
        </w:r>
        <w:r w:rsidR="00A84AB6">
          <w:rPr>
            <w:lang w:val="en-AU"/>
          </w:rPr>
          <w:t xml:space="preserve"> (</w:t>
        </w:r>
      </w:ins>
      <w:r>
        <w:t>XML</w:t>
      </w:r>
      <w:del w:id="387" w:author="Keith Joiner" w:date="2026-05-10T02:38:00Z" w16du:dateUtc="2026-05-09T16:38:00Z">
        <w:r>
          <w:delText>-</w:delText>
        </w:r>
      </w:del>
      <w:ins w:id="388" w:author="Keith Joiner" w:date="2026-05-10T02:38:00Z" w16du:dateUtc="2026-05-09T16:38:00Z">
        <w:r w:rsidR="00A84AB6">
          <w:t>)</w:t>
        </w:r>
        <w:r>
          <w:t>-</w:t>
        </w:r>
      </w:ins>
      <w:r>
        <w:t>delimited sections to structure the retrieved documents, detailed behavioral instructions specifying citation requirements and response formatting, and the user’s query. This structured prompt design ensures that generated responses cite specific sources from the knowledge base, present information with appropriate technical depth, and acknowledge limitations when retrieved context is insufficient</w:t>
      </w:r>
      <w:del w:id="389" w:author="Keith Joiner" w:date="2026-05-10T02:38:00Z" w16du:dateUtc="2026-05-09T16:38:00Z">
        <w:r>
          <w:delText>—</w:delText>
        </w:r>
      </w:del>
      <w:ins w:id="390" w:author="Keith Joiner" w:date="2026-05-10T02:38:00Z" w16du:dateUtc="2026-05-09T16:38:00Z">
        <w:r w:rsidR="00A84AB6">
          <w:t xml:space="preserve">, </w:t>
        </w:r>
      </w:ins>
      <w:r>
        <w:t>directly addressing the traceability and auditability requirements essential for DoW documentation standards.</w:t>
      </w:r>
    </w:p>
    <w:p w14:paraId="697C2154" w14:textId="77777777" w:rsidR="00E33E41" w:rsidRDefault="00603C55" w:rsidP="00E50205">
      <w:pPr>
        <w:pStyle w:val="Heading2"/>
      </w:pPr>
      <w:bookmarkStart w:id="391" w:name="source-attribution-and-user-feedback"/>
      <w:bookmarkEnd w:id="385"/>
      <w:r>
        <w:t>Source Attribution and User Feedback</w:t>
      </w:r>
    </w:p>
    <w:p w14:paraId="5A178122" w14:textId="77777777" w:rsidR="00E33E41" w:rsidRDefault="00603C55" w:rsidP="00E50205">
      <w:pPr>
        <w:pStyle w:val="FirstParagraph"/>
      </w:pPr>
      <w:r>
        <w:t>The application displays retrieved document file paths as references alongside each generated response, enabling users to verify AI-generated guidance against primary sources. This source attribution mechanism directly satisfies the DoW documentation traceability requirements discussed in the introduction. The system also implements a thumbs-up/thumbs-down feedback mechanism that logs the user query, generated response, and feedback rating to a persistent file, providing data for continuous pipeline quality assessment and prompt engineering refinement.</w:t>
      </w:r>
    </w:p>
    <w:p w14:paraId="52C1EB96" w14:textId="77777777" w:rsidR="00E33E41" w:rsidRDefault="00603C55" w:rsidP="00E50205">
      <w:pPr>
        <w:pStyle w:val="Heading2"/>
      </w:pPr>
      <w:bookmarkStart w:id="392" w:name="lessons-learned"/>
      <w:bookmarkEnd w:id="391"/>
      <w:r>
        <w:t>Lessons Learned</w:t>
      </w:r>
    </w:p>
    <w:p w14:paraId="7477CB75" w14:textId="0DC9AB33" w:rsidR="00E33E41" w:rsidRPr="00A84AB6" w:rsidRDefault="00603C55" w:rsidP="00E50205">
      <w:pPr>
        <w:pStyle w:val="FirstParagraph"/>
        <w:rPr>
          <w:lang w:val="en-AU"/>
        </w:rPr>
      </w:pPr>
      <w:r>
        <w:t>Several practical lessons emerged from this deployment. First, GPU acceleration for document ingestion is not optional at scale</w:t>
      </w:r>
      <w:del w:id="393" w:author="Keith Joiner" w:date="2026-05-10T02:38:00Z" w16du:dateUtc="2026-05-09T16:38:00Z">
        <w:r>
          <w:delText>—</w:delText>
        </w:r>
      </w:del>
      <w:ins w:id="394" w:author="Keith Joiner" w:date="2026-05-10T02:38:00Z" w16du:dateUtc="2026-05-09T16:38:00Z">
        <w:r w:rsidR="00A84AB6">
          <w:t xml:space="preserve">, where </w:t>
        </w:r>
      </w:ins>
      <w:r>
        <w:t xml:space="preserve">the order-of-magnitude speedup from CPU to GPU processing determines whether corpus updates can be completed within operationally acceptable windows. Second, the choice between </w:t>
      </w:r>
      <w:r w:rsidRPr="00A84AB6">
        <w:rPr>
          <w:i/>
          <w:iCs/>
        </w:rPr>
        <w:t>Milvus Lite</w:t>
      </w:r>
      <w:r>
        <w:t xml:space="preserve"> and </w:t>
      </w:r>
      <w:r w:rsidRPr="00A84AB6">
        <w:rPr>
          <w:i/>
          <w:iCs/>
        </w:rPr>
        <w:t>Standalone</w:t>
      </w:r>
      <w:r>
        <w:t xml:space="preserve"> should be driven by concurrent user count and corpus size rather than defaulting to the full deployment</w:t>
      </w:r>
      <w:del w:id="395" w:author="Keith Joiner" w:date="2026-05-10T02:38:00Z" w16du:dateUtc="2026-05-09T16:38:00Z">
        <w:r>
          <w:delText>;</w:delText>
        </w:r>
      </w:del>
      <w:ins w:id="396" w:author="Keith Joiner" w:date="2026-05-10T02:38:00Z" w16du:dateUtc="2026-05-09T16:38:00Z">
        <w:r w:rsidR="00A84AB6">
          <w:t>, noting</w:t>
        </w:r>
      </w:ins>
      <w:r>
        <w:t xml:space="preserve"> </w:t>
      </w:r>
      <w:r w:rsidRPr="00A84AB6">
        <w:rPr>
          <w:i/>
          <w:iCs/>
        </w:rPr>
        <w:t>Milvus Lite</w:t>
      </w:r>
      <w:r>
        <w:t xml:space="preserve">’s simplicity reduces </w:t>
      </w:r>
      <w:ins w:id="397" w:author="Keith Joiner" w:date="2026-05-10T02:38:00Z" w16du:dateUtc="2026-05-09T16:38:00Z">
        <w:r w:rsidR="00A84AB6">
          <w:t xml:space="preserve">the </w:t>
        </w:r>
      </w:ins>
      <w:r>
        <w:t xml:space="preserve">operational burden for smaller programs. Third, </w:t>
      </w:r>
      <w:ins w:id="398" w:author="Keith Joiner" w:date="2026-05-10T02:38:00Z" w16du:dateUtc="2026-05-09T16:38:00Z">
        <w:r w:rsidR="00A84AB6">
          <w:t>I</w:t>
        </w:r>
        <w:r w:rsidR="00A84AB6" w:rsidRPr="00A84AB6">
          <w:rPr>
            <w:lang w:val="en-AU"/>
          </w:rPr>
          <w:t>dentity and Access Management</w:t>
        </w:r>
        <w:r w:rsidR="00A84AB6">
          <w:rPr>
            <w:lang w:val="en-AU"/>
          </w:rPr>
          <w:t xml:space="preserve"> (</w:t>
        </w:r>
      </w:ins>
      <w:r>
        <w:t>IAM</w:t>
      </w:r>
      <w:ins w:id="399" w:author="Keith Joiner" w:date="2026-05-10T02:38:00Z" w16du:dateUtc="2026-05-09T16:38:00Z">
        <w:r w:rsidR="00A84AB6">
          <w:t>)</w:t>
        </w:r>
      </w:ins>
      <w:r>
        <w:t xml:space="preserve"> credential management for </w:t>
      </w:r>
      <w:r w:rsidRPr="00A84AB6">
        <w:rPr>
          <w:i/>
          <w:iCs/>
        </w:rPr>
        <w:t>Bedrock</w:t>
      </w:r>
      <w:r>
        <w:t xml:space="preserve"> access requires careful attention in </w:t>
      </w:r>
      <w:r w:rsidRPr="00A84AB6">
        <w:rPr>
          <w:i/>
          <w:iCs/>
        </w:rPr>
        <w:t>GovCloud</w:t>
      </w:r>
      <w:r>
        <w:t xml:space="preserve"> environments where role-based implicit credentials may behave unreliably, necessitating explicit IAM user credentials with minimal </w:t>
      </w:r>
      <w:r w:rsidRPr="00A84AB6">
        <w:rPr>
          <w:i/>
          <w:iCs/>
        </w:rPr>
        <w:t>Bedrock</w:t>
      </w:r>
      <w:r>
        <w:t xml:space="preserve"> permissions. Fourth, </w:t>
      </w:r>
      <w:r w:rsidRPr="00A84AB6">
        <w:rPr>
          <w:i/>
          <w:iCs/>
        </w:rPr>
        <w:t>Nginx</w:t>
      </w:r>
      <w:r>
        <w:t xml:space="preserve"> reverse proxy configuration with proper TLS and security headers is essential even for internal deployments, as </w:t>
      </w:r>
      <w:r w:rsidRPr="00A84AB6">
        <w:rPr>
          <w:i/>
          <w:iCs/>
        </w:rPr>
        <w:t xml:space="preserve">GovCloud </w:t>
      </w:r>
      <w:r>
        <w:t xml:space="preserve">environments may block unencrypted traffic and non-standard ports. Finally, the </w:t>
      </w:r>
      <w:r w:rsidRPr="00A84AB6">
        <w:rPr>
          <w:i/>
          <w:iCs/>
        </w:rPr>
        <w:t>Haystack</w:t>
      </w:r>
      <w:r>
        <w:t xml:space="preserve"> framework’s modular component architecture proved valuable for iterative development, allowing individual pipeline stages to be modified or replaced without affecting the overall system</w:t>
      </w:r>
      <w:del w:id="400" w:author="Keith Joiner" w:date="2026-05-10T02:38:00Z" w16du:dateUtc="2026-05-09T16:38:00Z">
        <w:r>
          <w:delText>—</w:delText>
        </w:r>
      </w:del>
      <w:ins w:id="401" w:author="Keith Joiner" w:date="2026-05-10T02:38:00Z" w16du:dateUtc="2026-05-09T16:38:00Z">
        <w:r w:rsidR="00A84AB6">
          <w:t xml:space="preserve">: </w:t>
        </w:r>
      </w:ins>
      <w:r>
        <w:t>a practical demonstration of the vendor independence principles advocated throughout this paper.</w:t>
      </w:r>
    </w:p>
    <w:p w14:paraId="32C52BE9" w14:textId="77777777" w:rsidR="00E33E41" w:rsidRDefault="00603C55" w:rsidP="00E50205">
      <w:pPr>
        <w:pStyle w:val="Heading1"/>
      </w:pPr>
      <w:bookmarkStart w:id="402" w:name="Xf632db4b0fb5294cbc31867f0623ceede666986"/>
      <w:bookmarkEnd w:id="370"/>
      <w:bookmarkEnd w:id="392"/>
      <w:r>
        <w:lastRenderedPageBreak/>
        <w:t>Few-shot prompting transforms RAG into automated T&amp;E report generation</w:t>
      </w:r>
    </w:p>
    <w:p w14:paraId="51324C68" w14:textId="77777777" w:rsidR="00E33E41" w:rsidRDefault="00603C55" w:rsidP="00E50205">
      <w:pPr>
        <w:pStyle w:val="Heading2"/>
      </w:pPr>
      <w:bookmarkStart w:id="403" w:name="from-qa-tool-to-report-generator"/>
      <w:r>
        <w:t>From QA Tool to Report Generator</w:t>
      </w:r>
    </w:p>
    <w:p w14:paraId="11AA058E" w14:textId="7E6A16DE" w:rsidR="00E33E41" w:rsidRDefault="00A84AB6" w:rsidP="00E50205">
      <w:pPr>
        <w:pStyle w:val="FirstParagraph"/>
      </w:pPr>
      <w:ins w:id="404" w:author="Keith Joiner" w:date="2026-05-10T02:38:00Z" w16du:dateUtc="2026-05-09T16:38:00Z">
        <w:r>
          <w:t xml:space="preserve">The difference between </w:t>
        </w:r>
      </w:ins>
      <w:r>
        <w:t xml:space="preserve">a baseline RAG system </w:t>
      </w:r>
      <w:ins w:id="405" w:author="Keith Joiner" w:date="2026-05-10T02:38:00Z" w16du:dateUtc="2026-05-09T16:38:00Z">
        <w:r>
          <w:t xml:space="preserve">that </w:t>
        </w:r>
      </w:ins>
      <w:r>
        <w:t>answers questions</w:t>
      </w:r>
      <w:del w:id="406" w:author="Keith Joiner" w:date="2026-05-10T02:38:00Z" w16du:dateUtc="2026-05-09T16:38:00Z">
        <w:r w:rsidR="00603C55">
          <w:delText>.</w:delText>
        </w:r>
      </w:del>
      <w:ins w:id="407" w:author="Keith Joiner" w:date="2026-05-10T02:38:00Z" w16du:dateUtc="2026-05-09T16:38:00Z">
        <w:r>
          <w:t xml:space="preserve"> and</w:t>
        </w:r>
      </w:ins>
      <w:r>
        <w:t xml:space="preserve"> a few-shot-prompted RAG system </w:t>
      </w:r>
      <w:ins w:id="408" w:author="Keith Joiner" w:date="2026-05-10T02:38:00Z" w16du:dateUtc="2026-05-09T16:38:00Z">
        <w:r>
          <w:t xml:space="preserve">that </w:t>
        </w:r>
      </w:ins>
      <w:r>
        <w:t xml:space="preserve">produces structured, formatted deliverables </w:t>
      </w:r>
      <w:del w:id="409" w:author="Keith Joiner" w:date="2026-05-10T02:38:00Z" w16du:dateUtc="2026-05-09T16:38:00Z">
        <w:r w:rsidR="00603C55">
          <w:delText xml:space="preserve">. The difference </w:delText>
        </w:r>
      </w:del>
      <w:r>
        <w:t>is entirely in the prompt engineering layer</w:t>
      </w:r>
      <w:del w:id="410" w:author="Keith Joiner" w:date="2026-05-10T02:38:00Z" w16du:dateUtc="2026-05-09T16:38:00Z">
        <w:r w:rsidR="00603C55">
          <w:delText>—</w:delText>
        </w:r>
      </w:del>
      <w:ins w:id="411" w:author="Keith Joiner" w:date="2026-05-10T02:38:00Z" w16du:dateUtc="2026-05-09T16:38:00Z">
        <w:r>
          <w:t xml:space="preserve">, where </w:t>
        </w:r>
      </w:ins>
      <w:r>
        <w:t>the retrieval and generation architecture is unchanged. This conceptual shift has profound implications for T&amp;E analyst workload and deliverable cycle time.</w:t>
      </w:r>
    </w:p>
    <w:p w14:paraId="42A3CEE9" w14:textId="77777777" w:rsidR="00E33E41" w:rsidRDefault="00603C55" w:rsidP="00E50205">
      <w:pPr>
        <w:pStyle w:val="Heading2"/>
      </w:pPr>
      <w:bookmarkStart w:id="412" w:name="X95b39322a0c22cfca963abab0d851979b2a00b1"/>
      <w:bookmarkEnd w:id="403"/>
      <w:r>
        <w:t>Few-Shot Prompting: Mechanism and Efficacy</w:t>
      </w:r>
    </w:p>
    <w:p w14:paraId="21458E92" w14:textId="07509900" w:rsidR="00E33E41" w:rsidRDefault="00603C55" w:rsidP="00E50205">
      <w:pPr>
        <w:pStyle w:val="FirstParagraph"/>
      </w:pPr>
      <w:r>
        <w:t xml:space="preserve">Few-shot prompting provides 3–8 input/output demonstration pairs in the system or user prompt, conditioning the LLM to produce outputs that match the demonstrated format, style, and structure (Brown et al. 2020; </w:t>
      </w:r>
      <w:r w:rsidRPr="00A84AB6">
        <w:rPr>
          <w:i/>
          <w:iCs/>
        </w:rPr>
        <w:t>Promptingguide.ai</w:t>
      </w:r>
      <w:r>
        <w:t xml:space="preserve"> 2024b). LLMs at sufficient scale exhibit emergent in-context learning</w:t>
      </w:r>
      <w:del w:id="413" w:author="Keith Joiner" w:date="2026-05-10T02:38:00Z" w16du:dateUtc="2026-05-09T16:38:00Z">
        <w:r>
          <w:delText>—</w:delText>
        </w:r>
      </w:del>
      <w:ins w:id="414" w:author="Keith Joiner" w:date="2026-05-10T02:38:00Z" w16du:dateUtc="2026-05-09T16:38:00Z">
        <w:r w:rsidR="00A84AB6">
          <w:t xml:space="preserve">; that is, </w:t>
        </w:r>
      </w:ins>
      <w:r>
        <w:t>the ability to infer a task from examples without gradient updates (Touvron et al. 2023). Few-shot prompts paired with RAG context show substantially higher accuracy than zero-shot RAG on structured output tasks</w:t>
      </w:r>
      <w:del w:id="415" w:author="Keith Joiner" w:date="2026-05-10T02:38:00Z" w16du:dateUtc="2026-05-09T16:38:00Z">
        <w:r>
          <w:delText>;</w:delText>
        </w:r>
      </w:del>
      <w:ins w:id="416" w:author="Keith Joiner" w:date="2026-05-10T02:38:00Z" w16du:dateUtc="2026-05-09T16:38:00Z">
        <w:r w:rsidR="00A84AB6">
          <w:t>. For example,</w:t>
        </w:r>
      </w:ins>
      <w:r>
        <w:t xml:space="preserve"> medical phenotyping studies demonstrate positive predictive value improvements of 15–25 percentage points from zero-shot to few-shot configurations (Park et al. 2025). The synergy is clear: retrieved context provides factual grounding while few-shot examples specify format and reasoning style</w:t>
      </w:r>
      <w:del w:id="417" w:author="Keith Joiner" w:date="2026-05-10T02:38:00Z" w16du:dateUtc="2026-05-09T16:38:00Z">
        <w:r>
          <w:delText>,</w:delText>
        </w:r>
      </w:del>
      <w:ins w:id="418" w:author="Keith Joiner" w:date="2026-05-10T02:38:00Z" w16du:dateUtc="2026-05-09T16:38:00Z">
        <w:r w:rsidR="00A84AB6">
          <w:t>;</w:t>
        </w:r>
      </w:ins>
      <w:r>
        <w:t xml:space="preserve"> together producing outputs that are both factually correct and structurally compliant with T&amp;E report templates.</w:t>
      </w:r>
    </w:p>
    <w:p w14:paraId="047B4D49" w14:textId="77777777" w:rsidR="00E33E41" w:rsidRDefault="00603C55" w:rsidP="00E50205">
      <w:pPr>
        <w:pStyle w:val="Heading2"/>
      </w:pPr>
      <w:bookmarkStart w:id="419" w:name="designing-te-specific-few-shot-prompts"/>
      <w:bookmarkEnd w:id="412"/>
      <w:r>
        <w:t>Designing T&amp;E-Specific Few-Shot Prompts</w:t>
      </w:r>
    </w:p>
    <w:p w14:paraId="09509F9F" w14:textId="3108CAEC" w:rsidR="00E33E41" w:rsidRPr="006845A5" w:rsidRDefault="00603C55" w:rsidP="00E50205">
      <w:pPr>
        <w:pStyle w:val="FirstParagraph"/>
        <w:rPr>
          <w:lang w:val="en-AU"/>
        </w:rPr>
      </w:pPr>
      <w:r>
        <w:t>Example selection must prioritize representativeness, spanning multiple system types, test phases (DT, OT, LFT&amp;E), and outcome categories. Format fidelity requires examples to exactly replicate the target report schema</w:t>
      </w:r>
      <w:del w:id="420" w:author="Keith Joiner" w:date="2026-05-10T02:38:00Z" w16du:dateUtc="2026-05-09T16:38:00Z">
        <w:r>
          <w:delText>—</w:delText>
        </w:r>
      </w:del>
      <w:ins w:id="421" w:author="Keith Joiner" w:date="2026-05-10T02:38:00Z" w16du:dateUtc="2026-05-09T16:38:00Z">
        <w:r w:rsidR="00A84AB6">
          <w:t xml:space="preserve">, such as </w:t>
        </w:r>
      </w:ins>
      <w:r>
        <w:t xml:space="preserve">section headers, table formats, finding codes, and citation style. A minimal sufficient set of 3–5 high-quality examples typically </w:t>
      </w:r>
      <w:r w:rsidR="00A84AB6">
        <w:t>outperforms</w:t>
      </w:r>
      <w:r>
        <w:t xml:space="preserve"> 10+ lower-quality examples (Saad-Falcon et al. 2024</w:t>
      </w:r>
      <w:ins w:id="422" w:author="Keith Joiner" w:date="2026-05-10T02:38:00Z" w16du:dateUtc="2026-05-09T16:38:00Z">
        <w:r w:rsidR="006845A5">
          <w:t xml:space="preserve">; </w:t>
        </w:r>
        <w:r w:rsidR="006845A5" w:rsidRPr="006845A5">
          <w:rPr>
            <w:lang w:val="en-AU"/>
          </w:rPr>
          <w:t>Liu et al.</w:t>
        </w:r>
        <w:r w:rsidR="006845A5">
          <w:rPr>
            <w:lang w:val="en-AU"/>
          </w:rPr>
          <w:t>,</w:t>
        </w:r>
        <w:r w:rsidR="006845A5" w:rsidRPr="006845A5">
          <w:rPr>
            <w:lang w:val="en-AU"/>
          </w:rPr>
          <w:t xml:space="preserve"> 2021</w:t>
        </w:r>
      </w:ins>
      <w:r>
        <w:t>). All few-shot examples must be at or below the operational classification level.</w:t>
      </w:r>
    </w:p>
    <w:p w14:paraId="5167B588" w14:textId="77777777" w:rsidR="00A84AB6" w:rsidRDefault="00603C55" w:rsidP="00E50205">
      <w:pPr>
        <w:pStyle w:val="BodyText"/>
      </w:pPr>
      <w:r>
        <w:t xml:space="preserve">The prompt architecture for report generation comprises four components: </w:t>
      </w:r>
    </w:p>
    <w:p w14:paraId="2B8CA17D" w14:textId="77777777" w:rsidR="00A84AB6" w:rsidRDefault="00603C55" w:rsidP="00A84AB6">
      <w:pPr>
        <w:pStyle w:val="BodyText"/>
        <w:numPr>
          <w:ilvl w:val="0"/>
          <w:numId w:val="6"/>
        </w:numPr>
      </w:pPr>
      <w:r>
        <w:t>a system prompt defining role, output constraints, and chain-of-thought instruction;</w:t>
      </w:r>
    </w:p>
    <w:p w14:paraId="744A58FE" w14:textId="77777777" w:rsidR="00A84AB6" w:rsidRDefault="00603C55" w:rsidP="00A84AB6">
      <w:pPr>
        <w:pStyle w:val="BodyText"/>
        <w:numPr>
          <w:ilvl w:val="0"/>
          <w:numId w:val="6"/>
        </w:numPr>
      </w:pPr>
      <w:r>
        <w:t xml:space="preserve">a few-shot block of 3–5 complete example report sections with annotated retrieved context; </w:t>
      </w:r>
    </w:p>
    <w:p w14:paraId="6A5A6261" w14:textId="77777777" w:rsidR="00A84AB6" w:rsidRDefault="00603C55" w:rsidP="00A84AB6">
      <w:pPr>
        <w:pStyle w:val="BodyText"/>
        <w:numPr>
          <w:ilvl w:val="0"/>
          <w:numId w:val="6"/>
        </w:numPr>
      </w:pPr>
      <w:r>
        <w:t xml:space="preserve">a query block containing the analyst’s request; and </w:t>
      </w:r>
    </w:p>
    <w:p w14:paraId="75084FC7" w14:textId="63450840" w:rsidR="00E33E41" w:rsidRDefault="00603C55" w:rsidP="00A84AB6">
      <w:pPr>
        <w:pStyle w:val="BodyText"/>
        <w:numPr>
          <w:ilvl w:val="0"/>
          <w:numId w:val="6"/>
        </w:numPr>
      </w:pPr>
      <w:r>
        <w:t>the context window of top-</w:t>
      </w:r>
      <m:oMath>
        <m:r>
          <w:rPr>
            <w:rFonts w:ascii="Cambria Math" w:hAnsi="Cambria Math"/>
          </w:rPr>
          <m:t>k</m:t>
        </m:r>
      </m:oMath>
      <w:r>
        <w:t xml:space="preserve"> retrieved chunks from the T&amp;E knowledge base.</w:t>
      </w:r>
    </w:p>
    <w:p w14:paraId="5AE98E43" w14:textId="77777777" w:rsidR="00E33E41" w:rsidRDefault="00603C55" w:rsidP="00E50205">
      <w:pPr>
        <w:pStyle w:val="Heading2"/>
      </w:pPr>
      <w:bookmarkStart w:id="423" w:name="X1e4923f93be8f6fdd0225baecb95bb2b42a5e90"/>
      <w:bookmarkEnd w:id="419"/>
      <w:r>
        <w:lastRenderedPageBreak/>
        <w:t>T&amp;E Report Types Amenable to Automated Generation</w:t>
      </w:r>
    </w:p>
    <w:p w14:paraId="4D037BAD" w14:textId="5E26775E" w:rsidR="00E33E41" w:rsidRDefault="00603C55" w:rsidP="00E50205">
      <w:pPr>
        <w:pStyle w:val="FirstParagraph"/>
      </w:pPr>
      <w:r>
        <w:t>Test and Evaluation Master Plan sections</w:t>
      </w:r>
      <w:del w:id="424" w:author="Keith Joiner" w:date="2026-05-10T02:38:00Z" w16du:dateUtc="2026-05-09T16:38:00Z">
        <w:r>
          <w:delText>—</w:delText>
        </w:r>
      </w:del>
      <w:ins w:id="425" w:author="Keith Joiner" w:date="2026-05-10T02:38:00Z" w16du:dateUtc="2026-05-09T16:38:00Z">
        <w:r w:rsidR="00A84AB6">
          <w:t xml:space="preserve"> with </w:t>
        </w:r>
      </w:ins>
      <w:r>
        <w:t xml:space="preserve">background, test objectives, </w:t>
      </w:r>
      <w:ins w:id="426" w:author="Keith Joiner" w:date="2026-05-10T02:38:00Z" w16du:dateUtc="2026-05-09T16:38:00Z">
        <w:r w:rsidR="00A84AB6">
          <w:t xml:space="preserve">and </w:t>
        </w:r>
      </w:ins>
      <w:r>
        <w:t>resource requirements</w:t>
      </w:r>
      <w:r w:rsidR="00A84AB6">
        <w:t xml:space="preserve"> </w:t>
      </w:r>
      <w:del w:id="427" w:author="Keith Joiner" w:date="2026-05-10T02:38:00Z" w16du:dateUtc="2026-05-09T16:38:00Z">
        <w:r>
          <w:delText>—</w:delText>
        </w:r>
      </w:del>
      <w:r>
        <w:t>are templated sections populated from program documents. Test Execution Reports and Test Incident Reports contain structured findings with condition, deviation, severity, and corrective action fields</w:t>
      </w:r>
      <w:ins w:id="428" w:author="Keith Joiner" w:date="2026-05-10T02:38:00Z" w16du:dateUtc="2026-05-09T16:38:00Z">
        <w:r w:rsidR="001E167C">
          <w:t>,</w:t>
        </w:r>
      </w:ins>
      <w:r>
        <w:t xml:space="preserve"> ideal for few-shot templating. Interim Fielding Assessments synthesize operational effectiveness and suitability data from multiple test events, leveraging RAG’s multi-document synthesis capability. Deficiency Reports and Failure Reporting, Analysis, and Corrective Action System (FRACAS) entries follow condition/cause/corrective action structures amenable to RAG retrieval from previous deficiency databases. Metrics dashboards</w:t>
      </w:r>
      <w:ins w:id="429" w:author="Keith Joiner" w:date="2026-05-10T02:38:00Z" w16du:dateUtc="2026-05-09T16:38:00Z">
        <w:r w:rsidR="001E167C">
          <w:t>,</w:t>
        </w:r>
      </w:ins>
      <w:r>
        <w:t xml:space="preserve"> including Measure of Performance and Measure of Effectiveness tables</w:t>
      </w:r>
      <w:ins w:id="430" w:author="Keith Joiner" w:date="2026-05-10T02:38:00Z" w16du:dateUtc="2026-05-09T16:38:00Z">
        <w:r w:rsidR="001E167C">
          <w:t>,</w:t>
        </w:r>
      </w:ins>
      <w:r>
        <w:t xml:space="preserve"> can be generated from raw test data through few-shot prompting.</w:t>
      </w:r>
    </w:p>
    <w:p w14:paraId="19AC85CD" w14:textId="77777777" w:rsidR="00E33E41" w:rsidRDefault="00603C55" w:rsidP="00E50205">
      <w:pPr>
        <w:pStyle w:val="Heading2"/>
      </w:pPr>
      <w:bookmarkStart w:id="431" w:name="X3f074f889ddaed3472245115ffc146b8669aaf5"/>
      <w:bookmarkEnd w:id="423"/>
      <w:r>
        <w:t>Analyst Workload Reduction and Cycle Time Acceleration</w:t>
      </w:r>
    </w:p>
    <w:p w14:paraId="0A95B6CF" w14:textId="22558A0F" w:rsidR="00E33E41" w:rsidRPr="006845A5" w:rsidRDefault="00603C55" w:rsidP="00E50205">
      <w:pPr>
        <w:pStyle w:val="FirstParagraph"/>
        <w:rPr>
          <w:lang w:val="en-AU"/>
        </w:rPr>
      </w:pPr>
      <w:r>
        <w:t xml:space="preserve">The rapid adoption of DoW generative AI platforms by over 100,000 users for drafting, summarizing, and code generation validates broad demand (GDIT 2024; Van Roo 2025). Ask Sage reports 95% savings on ATO documentation generation, with CDAO Combatant Command teams using it for RFPs and acquisition strategy documents (Ask Sage 2025a). RAG-powered report generation in legal and regulatory domains reduces </w:t>
      </w:r>
      <w:ins w:id="432" w:author="Keith Joiner" w:date="2026-05-10T02:38:00Z" w16du:dateUtc="2026-05-09T16:38:00Z">
        <w:r w:rsidR="001E167C">
          <w:t xml:space="preserve">the </w:t>
        </w:r>
      </w:ins>
      <w:r>
        <w:t xml:space="preserve">initial draft </w:t>
      </w:r>
      <w:del w:id="433" w:author="Keith Joiner" w:date="2026-05-10T02:38:00Z" w16du:dateUtc="2026-05-09T16:38:00Z">
        <w:r>
          <w:delText>time</w:delText>
        </w:r>
      </w:del>
      <w:ins w:id="434" w:author="Keith Joiner" w:date="2026-05-10T02:38:00Z" w16du:dateUtc="2026-05-09T16:38:00Z">
        <w:r>
          <w:t>time</w:t>
        </w:r>
        <w:r w:rsidR="001E167C">
          <w:t>s</w:t>
        </w:r>
      </w:ins>
      <w:r>
        <w:t xml:space="preserve"> by 60–80</w:t>
      </w:r>
      <w:del w:id="435" w:author="Keith Joiner" w:date="2026-05-10T02:38:00Z" w16du:dateUtc="2026-05-09T16:38:00Z">
        <w:r>
          <w:delText>%;</w:delText>
        </w:r>
      </w:del>
      <w:ins w:id="436" w:author="Keith Joiner" w:date="2026-05-10T02:38:00Z" w16du:dateUtc="2026-05-09T16:38:00Z">
        <w:r>
          <w:t>%</w:t>
        </w:r>
        <w:r w:rsidR="0028070B">
          <w:t xml:space="preserve"> </w:t>
        </w:r>
        <w:r w:rsidR="0028070B" w:rsidRPr="00277653">
          <w:t>(</w:t>
        </w:r>
        <w:r w:rsidR="00277653" w:rsidRPr="00277653">
          <w:rPr>
            <w:lang w:val="en-AU"/>
          </w:rPr>
          <w:t>Noy</w:t>
        </w:r>
        <w:r w:rsidR="00277653">
          <w:rPr>
            <w:lang w:val="en-AU"/>
          </w:rPr>
          <w:t xml:space="preserve"> </w:t>
        </w:r>
        <w:r w:rsidR="00277653" w:rsidRPr="00277653">
          <w:rPr>
            <w:lang w:val="en-AU"/>
          </w:rPr>
          <w:t>&amp; Zhang</w:t>
        </w:r>
        <w:r w:rsidR="00277653">
          <w:rPr>
            <w:lang w:val="en-AU"/>
          </w:rPr>
          <w:t>,</w:t>
        </w:r>
        <w:r w:rsidR="00277653" w:rsidRPr="00277653">
          <w:rPr>
            <w:lang w:val="en-AU"/>
          </w:rPr>
          <w:t xml:space="preserve"> 2023</w:t>
        </w:r>
        <w:r w:rsidR="006845A5">
          <w:rPr>
            <w:lang w:val="en-AU"/>
          </w:rPr>
          <w:t xml:space="preserve">; </w:t>
        </w:r>
        <w:r w:rsidR="006845A5" w:rsidRPr="006845A5">
          <w:rPr>
            <w:lang w:val="en-AU"/>
          </w:rPr>
          <w:t>Brynjolfsson et al.</w:t>
        </w:r>
        <w:r w:rsidR="006845A5">
          <w:rPr>
            <w:lang w:val="en-AU"/>
          </w:rPr>
          <w:t>,</w:t>
        </w:r>
        <w:r w:rsidR="006845A5" w:rsidRPr="006845A5">
          <w:rPr>
            <w:lang w:val="en-AU"/>
          </w:rPr>
          <w:t xml:space="preserve"> 2023</w:t>
        </w:r>
        <w:r w:rsidR="0028070B" w:rsidRPr="00277653">
          <w:t>)</w:t>
        </w:r>
        <w:r w:rsidRPr="00277653">
          <w:t>;</w:t>
        </w:r>
      </w:ins>
      <w:r>
        <w:t xml:space="preserve"> comparable reductions are expected for T&amp;E given similar document complexity. Automated first-pass drafts enforce completeness, consistency, and citation coverage</w:t>
      </w:r>
      <w:del w:id="437" w:author="Keith Joiner" w:date="2026-05-10T02:38:00Z" w16du:dateUtc="2026-05-09T16:38:00Z">
        <w:r>
          <w:delText>—</w:delText>
        </w:r>
      </w:del>
      <w:ins w:id="438" w:author="Keith Joiner" w:date="2026-05-10T02:38:00Z" w16du:dateUtc="2026-05-09T16:38:00Z">
        <w:r w:rsidR="001E167C">
          <w:t xml:space="preserve">, likely avoiding </w:t>
        </w:r>
      </w:ins>
      <w:r>
        <w:t>errors of omission that commonly delay T&amp;E reports. Practitioner accounts of enterprise-scale RAG deployments report that the dominant performance lever is often the structure and authoring conventions of the knowledge base itself rather than retrieval or model tuning, and that a “human-in-the-lead” evaluation loop is required for novel user questions (Packowski et al. 2024</w:t>
      </w:r>
      <w:del w:id="439" w:author="Keith Joiner" w:date="2026-05-10T02:38:00Z" w16du:dateUtc="2026-05-09T16:38:00Z">
        <w:r>
          <w:delText>)—a</w:delText>
        </w:r>
      </w:del>
      <w:ins w:id="440" w:author="Keith Joiner" w:date="2026-05-10T02:38:00Z" w16du:dateUtc="2026-05-09T16:38:00Z">
        <w:r>
          <w:t>)</w:t>
        </w:r>
        <w:r w:rsidR="001E167C">
          <w:t>. This</w:t>
        </w:r>
      </w:ins>
      <w:r w:rsidR="001E167C">
        <w:t xml:space="preserve"> f</w:t>
      </w:r>
      <w:r>
        <w:t xml:space="preserve">inding </w:t>
      </w:r>
      <w:ins w:id="441" w:author="Keith Joiner" w:date="2026-05-10T02:38:00Z" w16du:dateUtc="2026-05-09T16:38:00Z">
        <w:r w:rsidR="001E167C">
          <w:t xml:space="preserve">is </w:t>
        </w:r>
      </w:ins>
      <w:r>
        <w:t>directly applicable to T&amp;E knowledge bases authored under</w:t>
      </w:r>
      <w:del w:id="442" w:author="Keith Joiner" w:date="2026-05-10T02:38:00Z" w16du:dateUtc="2026-05-09T16:38:00Z">
        <w:r>
          <w:delText xml:space="preserve"> MIL-STD</w:delText>
        </w:r>
      </w:del>
      <w:r>
        <w:t xml:space="preserve"> documentation standards. The analyst role shifts from document drafter to document reviewer, focusing attention on technical accuracy, edge cases, and judgment calls rather than boilerplate generation.</w:t>
      </w:r>
    </w:p>
    <w:p w14:paraId="2C92D28E" w14:textId="77777777" w:rsidR="00E33E41" w:rsidRDefault="00603C55" w:rsidP="00E50205">
      <w:pPr>
        <w:pStyle w:val="Heading2"/>
      </w:pPr>
      <w:bookmarkStart w:id="443" w:name="X5a4e5958d7f563e6d278af76ed222674256b5ed"/>
      <w:bookmarkEnd w:id="431"/>
      <w:r>
        <w:t>Evaluation Framework for RAG-Powered T&amp;E Report Quality</w:t>
      </w:r>
    </w:p>
    <w:p w14:paraId="17A463A3" w14:textId="7640B0C5" w:rsidR="00E33E41" w:rsidRPr="001E167C" w:rsidRDefault="00603C55" w:rsidP="00E50205">
      <w:pPr>
        <w:pStyle w:val="FirstParagraph"/>
        <w:rPr>
          <w:lang w:val="en-AU"/>
        </w:rPr>
      </w:pPr>
      <w:del w:id="444" w:author="Keith Joiner" w:date="2026-05-10T02:38:00Z" w16du:dateUtc="2026-05-09T16:38:00Z">
        <w:r>
          <w:delText>RAGAS</w:delText>
        </w:r>
      </w:del>
      <w:ins w:id="445" w:author="Keith Joiner" w:date="2026-05-10T02:38:00Z" w16du:dateUtc="2026-05-09T16:38:00Z">
        <w:r>
          <w:t>RAG</w:t>
        </w:r>
        <w:r w:rsidR="001E167C">
          <w:t xml:space="preserve"> assessment</w:t>
        </w:r>
      </w:ins>
      <w:r>
        <w:t xml:space="preserve"> metrics</w:t>
      </w:r>
      <w:del w:id="446" w:author="Keith Joiner" w:date="2026-05-10T02:38:00Z" w16du:dateUtc="2026-05-09T16:38:00Z">
        <w:r>
          <w:delText>—</w:delText>
        </w:r>
      </w:del>
      <w:ins w:id="447" w:author="Keith Joiner" w:date="2026-05-10T02:38:00Z" w16du:dateUtc="2026-05-09T16:38:00Z">
        <w:r w:rsidR="001E167C">
          <w:t xml:space="preserve">, such as </w:t>
        </w:r>
      </w:ins>
      <w:r>
        <w:t>faithfulness, context relevance, and answer relevance</w:t>
      </w:r>
      <w:del w:id="448" w:author="Keith Joiner" w:date="2026-05-10T02:38:00Z" w16du:dateUtc="2026-05-09T16:38:00Z">
        <w:r>
          <w:delText>—</w:delText>
        </w:r>
      </w:del>
      <w:ins w:id="449" w:author="Keith Joiner" w:date="2026-05-10T02:38:00Z" w16du:dateUtc="2026-05-09T16:38:00Z">
        <w:r w:rsidR="001E167C">
          <w:t xml:space="preserve">, all </w:t>
        </w:r>
      </w:ins>
      <w:r>
        <w:t>provide automated pipeline quality scoring before analyst review (</w:t>
      </w:r>
      <w:r w:rsidRPr="001E167C">
        <w:rPr>
          <w:i/>
          <w:iCs/>
        </w:rPr>
        <w:t>Promptingguide.ai</w:t>
      </w:r>
      <w:r>
        <w:t xml:space="preserve"> 2024a). </w:t>
      </w:r>
      <w:del w:id="450" w:author="Keith Joiner" w:date="2026-05-10T02:38:00Z" w16du:dateUtc="2026-05-09T16:38:00Z">
        <w:r>
          <w:delText xml:space="preserve">The </w:delText>
        </w:r>
      </w:del>
      <w:ins w:id="451" w:author="Keith Joiner" w:date="2026-05-10T02:38:00Z" w16du:dateUtc="2026-05-09T16:38:00Z">
        <w:r w:rsidR="001E167C">
          <w:t xml:space="preserve">In particular, the </w:t>
        </w:r>
        <w:r w:rsidR="001E167C" w:rsidRPr="001E167C">
          <w:rPr>
            <w:lang w:val="en-AU"/>
          </w:rPr>
          <w:t>Automated RAG Evaluation System</w:t>
        </w:r>
        <w:r w:rsidR="001E167C">
          <w:rPr>
            <w:lang w:val="en-AU"/>
          </w:rPr>
          <w:t xml:space="preserve"> (</w:t>
        </w:r>
      </w:ins>
      <w:r>
        <w:t>ARES</w:t>
      </w:r>
      <w:ins w:id="452" w:author="Keith Joiner" w:date="2026-05-10T02:38:00Z" w16du:dateUtc="2026-05-09T16:38:00Z">
        <w:r w:rsidR="001E167C">
          <w:t>)</w:t>
        </w:r>
      </w:ins>
      <w:r>
        <w:t xml:space="preserve"> framework uses few-shot-seeded LLM judges to evaluate context relevance, answer faithfulness, and answer relevance, validated against human preference annotations (Saad-Falcon et al. 2024). T&amp;E-specific metrics include citation coverage rate, format compliance rate, and deficiency detection rate compared to ground-truth test records. Red-team evaluation of prompt injection, knowledge base poisoning, and hallucination under missing-data conditions must precede operational deployment.</w:t>
      </w:r>
    </w:p>
    <w:p w14:paraId="188F13B9" w14:textId="77777777" w:rsidR="00E33E41" w:rsidRDefault="00603C55" w:rsidP="00E50205">
      <w:pPr>
        <w:pStyle w:val="Heading2"/>
      </w:pPr>
      <w:bookmarkStart w:id="453" w:name="integration-with-cdao-te-frameworks"/>
      <w:bookmarkEnd w:id="443"/>
      <w:r>
        <w:lastRenderedPageBreak/>
        <w:t>Integration with CDAO T&amp;E Frameworks</w:t>
      </w:r>
    </w:p>
    <w:p w14:paraId="43F459D4" w14:textId="53C55A0C" w:rsidR="00E33E41" w:rsidRDefault="00603C55" w:rsidP="00E50205">
      <w:pPr>
        <w:pStyle w:val="FirstParagraph"/>
      </w:pPr>
      <w:r>
        <w:t>The CDAO T&amp;E of AI Models Framework identifies six evaluation areas</w:t>
      </w:r>
      <w:del w:id="454" w:author="Keith Joiner" w:date="2026-05-10T02:38:00Z" w16du:dateUtc="2026-05-09T16:38:00Z">
        <w:r>
          <w:delText>—</w:delText>
        </w:r>
      </w:del>
      <w:ins w:id="455" w:author="Keith Joiner" w:date="2026-05-10T02:38:00Z" w16du:dateUtc="2026-05-09T16:38:00Z">
        <w:r w:rsidR="001E167C">
          <w:t xml:space="preserve">: </w:t>
        </w:r>
      </w:ins>
      <w:r>
        <w:t>Performance, Testing Methods, Data, AI Models, Context, and Documentation</w:t>
      </w:r>
      <w:del w:id="456" w:author="Keith Joiner" w:date="2026-05-10T02:38:00Z" w16du:dateUtc="2026-05-09T16:38:00Z">
        <w:r>
          <w:delText>—</w:delText>
        </w:r>
      </w:del>
      <w:ins w:id="457" w:author="Keith Joiner" w:date="2026-05-10T02:38:00Z" w16du:dateUtc="2026-05-09T16:38:00Z">
        <w:r w:rsidR="001E167C">
          <w:t xml:space="preserve">; </w:t>
        </w:r>
      </w:ins>
      <w:r>
        <w:t>all applicable to evaluating RAG-based report generation systems (Domino Data Lab 2025). Operational T&amp;E of AI-Enabled Capabilities requires operational realism in evaluation, mandating testing with operationally representative document corpora and realistic analyst queries. The DT&amp;E Guidebook imposes regression testing requirements for ML systems, requiring RAG pipeline regression testing on fixed evaluation sets at each software update (OSD DTE&amp;A 2025). CDAO’s Test, Evaluation, Validation, and Verification (TEVV) framework requires integrated lifecycle evidence for ATO (National Academies of Sciences 2023).</w:t>
      </w:r>
    </w:p>
    <w:p w14:paraId="1026E7A5" w14:textId="77777777" w:rsidR="00E33E41" w:rsidRDefault="00603C55" w:rsidP="00E50205">
      <w:pPr>
        <w:pStyle w:val="Heading1"/>
      </w:pPr>
      <w:bookmarkStart w:id="458" w:name="conclusion-and-research-agenda"/>
      <w:bookmarkEnd w:id="402"/>
      <w:bookmarkEnd w:id="453"/>
      <w:r>
        <w:t>Conclusion and research agenda</w:t>
      </w:r>
    </w:p>
    <w:p w14:paraId="3F915F50" w14:textId="0DDC1299" w:rsidR="00E33E41" w:rsidRDefault="00603C55" w:rsidP="00E50205">
      <w:pPr>
        <w:pStyle w:val="FirstParagraph"/>
      </w:pPr>
      <w:r>
        <w:t>RAG represents the highest-value, lowest-risk AI capability available to DoW T&amp;E programs today. It does not require retraining, does not demand classified training data to be exported to a vendor, and can be deployed incrementally</w:t>
      </w:r>
      <w:del w:id="459" w:author="Keith Joiner" w:date="2026-05-10T02:38:00Z" w16du:dateUtc="2026-05-09T16:38:00Z">
        <w:r>
          <w:delText>—</w:delText>
        </w:r>
      </w:del>
      <w:ins w:id="460" w:author="Keith Joiner" w:date="2026-05-10T02:38:00Z" w16du:dateUtc="2026-05-09T16:38:00Z">
        <w:r w:rsidR="001E167C">
          <w:t xml:space="preserve">, </w:t>
        </w:r>
      </w:ins>
      <w:r>
        <w:t xml:space="preserve">beginning with unclassified document corpora on NIPRNet before scaling to CUI and SECRET levels. The combination of </w:t>
      </w:r>
      <w:ins w:id="461" w:author="Keith Joiner" w:date="2026-05-10T02:38:00Z" w16du:dateUtc="2026-05-09T16:38:00Z">
        <w:r w:rsidR="001E167C">
          <w:t>‘</w:t>
        </w:r>
      </w:ins>
      <w:r>
        <w:t xml:space="preserve">RAG with few-shot </w:t>
      </w:r>
      <w:del w:id="462" w:author="Keith Joiner" w:date="2026-05-10T02:38:00Z" w16du:dateUtc="2026-05-09T16:38:00Z">
        <w:r>
          <w:delText>prompting</w:delText>
        </w:r>
      </w:del>
      <w:ins w:id="463" w:author="Keith Joiner" w:date="2026-05-10T02:38:00Z" w16du:dateUtc="2026-05-09T16:38:00Z">
        <w:r>
          <w:t>prompting</w:t>
        </w:r>
        <w:r w:rsidR="001E167C">
          <w:t>’</w:t>
        </w:r>
      </w:ins>
      <w:r>
        <w:t xml:space="preserve"> creates an automated T&amp;E report generation capability that is achievable within</w:t>
      </w:r>
      <w:ins w:id="464" w:author="Keith Joiner" w:date="2026-05-10T02:38:00Z" w16du:dateUtc="2026-05-09T16:38:00Z">
        <w:r>
          <w:t xml:space="preserve"> </w:t>
        </w:r>
        <w:r w:rsidR="001E167C">
          <w:t>the</w:t>
        </w:r>
      </w:ins>
      <w:r w:rsidR="001E167C">
        <w:t xml:space="preserve"> </w:t>
      </w:r>
      <w:r>
        <w:t>current DoW cloud infrastructure, security frameworks, and AI governance policies.</w:t>
      </w:r>
    </w:p>
    <w:p w14:paraId="470246A5" w14:textId="77777777" w:rsidR="00E33E41" w:rsidRDefault="00603C55" w:rsidP="00E50205">
      <w:pPr>
        <w:pStyle w:val="Heading2"/>
      </w:pPr>
      <w:bookmarkStart w:id="465" w:name="key-research-gaps"/>
      <w:r>
        <w:t>Key Research Gaps</w:t>
      </w:r>
    </w:p>
    <w:p w14:paraId="3D5D05D4" w14:textId="6C2E0ED9" w:rsidR="00E33E41" w:rsidRDefault="00603C55" w:rsidP="00E50205">
      <w:pPr>
        <w:pStyle w:val="FirstParagraph"/>
      </w:pPr>
      <w:r>
        <w:t>No published benchmark compares embedding models on T&amp;E-specific corpora</w:t>
      </w:r>
      <w:ins w:id="466" w:author="Keith Joiner" w:date="2026-05-10T02:38:00Z" w16du:dateUtc="2026-05-09T16:38:00Z">
        <w:r w:rsidR="001E167C">
          <w:t>,</w:t>
        </w:r>
      </w:ins>
      <w:r>
        <w:t xml:space="preserve"> including </w:t>
      </w:r>
      <w:del w:id="467" w:author="Keith Joiner" w:date="2026-05-10T02:38:00Z" w16du:dateUtc="2026-05-09T16:38:00Z">
        <w:r>
          <w:delText>MIL-STDs</w:delText>
        </w:r>
      </w:del>
      <w:ins w:id="468" w:author="Keith Joiner" w:date="2026-05-10T02:38:00Z" w16du:dateUtc="2026-05-09T16:38:00Z">
        <w:r w:rsidR="001E167C">
          <w:t>standards</w:t>
        </w:r>
      </w:ins>
      <w:r>
        <w:t>, test procedures, and DT&amp;E reports. Formal verification methods for RAG access-control enforcement at inference time remain immature, and adversarial classification-bypass testing is needed. Empirical studies on how T&amp;E analysts develop appropriate reliance on RAG-generated outputs are lacking; both over-reliance and under-reliance degrade mission outcomes. CDAO frameworks provide high-level TEVV guidance, but specific quantitative pass/fail criteria for RAG system readiness reviews are not yet standardized.</w:t>
      </w:r>
    </w:p>
    <w:p w14:paraId="34B56058" w14:textId="77777777" w:rsidR="00E33E41" w:rsidRDefault="00603C55" w:rsidP="00E50205">
      <w:pPr>
        <w:pStyle w:val="Heading2"/>
      </w:pPr>
      <w:bookmarkStart w:id="469" w:name="recommended-next-steps"/>
      <w:bookmarkEnd w:id="465"/>
      <w:r>
        <w:t>Recommended Next Steps</w:t>
      </w:r>
    </w:p>
    <w:p w14:paraId="2D3DF101" w14:textId="2CC1362B" w:rsidR="00E33E41" w:rsidRPr="00A6768F" w:rsidRDefault="00603C55" w:rsidP="00E50205">
      <w:pPr>
        <w:pStyle w:val="FirstParagraph"/>
        <w:rPr>
          <w:lang w:val="en-AU"/>
        </w:rPr>
      </w:pPr>
      <w:r>
        <w:t xml:space="preserve">A pilot deployment should stand up a NIPRNet IL4 RAG knowledge base against an unclassified T&amp;E document corpus, instrumented with </w:t>
      </w:r>
      <w:del w:id="470" w:author="Keith Joiner" w:date="2026-05-10T02:38:00Z" w16du:dateUtc="2026-05-09T16:38:00Z">
        <w:r>
          <w:delText>RAGAS</w:delText>
        </w:r>
      </w:del>
      <w:ins w:id="471" w:author="Keith Joiner" w:date="2026-05-10T02:38:00Z" w16du:dateUtc="2026-05-09T16:38:00Z">
        <w:r>
          <w:t>RAG</w:t>
        </w:r>
        <w:r w:rsidR="00A6768F">
          <w:t xml:space="preserve"> assessment</w:t>
        </w:r>
      </w:ins>
      <w:r>
        <w:t xml:space="preserve"> metrics, and run a 90-day analyst evaluation consistent with </w:t>
      </w:r>
      <w:ins w:id="472" w:author="Keith Joiner" w:date="2026-05-10T02:38:00Z" w16du:dateUtc="2026-05-09T16:38:00Z">
        <w:r w:rsidR="00A6768F" w:rsidRPr="00A6768F">
          <w:rPr>
            <w:lang w:val="en-AU"/>
          </w:rPr>
          <w:t>Chief Data and Artificial Intelligence Officer Artificial Intelligence Responsible Capability Council</w:t>
        </w:r>
        <w:r w:rsidR="00A6768F">
          <w:rPr>
            <w:lang w:val="en-AU"/>
          </w:rPr>
          <w:t xml:space="preserve"> (</w:t>
        </w:r>
      </w:ins>
      <w:r>
        <w:t>CDAO AI RCC</w:t>
      </w:r>
      <w:ins w:id="473" w:author="Keith Joiner" w:date="2026-05-10T02:38:00Z" w16du:dateUtc="2026-05-09T16:38:00Z">
        <w:r w:rsidR="00A6768F">
          <w:t>)</w:t>
        </w:r>
      </w:ins>
      <w:r>
        <w:t xml:space="preserve"> sprint methodology. A security architecture review should engage CDAO and DISA to establish classification-aware RAG data flows in advance of an IL5/IL6 ATO package. A few-shot template library should be developed and validated for the five highest-frequency T&amp;E deliverable types, version-controlled in a prompt management system. A dedicated red-</w:t>
      </w:r>
      <w:r>
        <w:lastRenderedPageBreak/>
        <w:t>team exercise should evaluate the RAG pipeline for prompt injection, poisoning, and exfiltration vulnerabilities before any operational deployment.</w:t>
      </w:r>
    </w:p>
    <w:p w14:paraId="3C536F75" w14:textId="77777777" w:rsidR="00E33E41" w:rsidRDefault="00603C55" w:rsidP="00E50205">
      <w:pPr>
        <w:pStyle w:val="Heading1"/>
      </w:pPr>
      <w:bookmarkStart w:id="474" w:name="acknowledgments"/>
      <w:bookmarkEnd w:id="458"/>
      <w:bookmarkEnd w:id="469"/>
      <w:r>
        <w:t>Acknowledgments</w:t>
      </w:r>
    </w:p>
    <w:p w14:paraId="67E7A8E7" w14:textId="53B2931B" w:rsidR="00E33E41" w:rsidRPr="00824F91" w:rsidRDefault="00603C55" w:rsidP="00E50205">
      <w:pPr>
        <w:pStyle w:val="FirstParagraph"/>
        <w:rPr>
          <w:lang w:val="en-AU"/>
        </w:rPr>
      </w:pPr>
      <w:r>
        <w:t xml:space="preserve">The authors are deeply grateful for the visionary spirit at </w:t>
      </w:r>
      <w:del w:id="475" w:author="Keith Joiner" w:date="2026-05-10T02:38:00Z" w16du:dateUtc="2026-05-09T16:38:00Z">
        <w:r>
          <w:delText>NSWC PHD,</w:delText>
        </w:r>
      </w:del>
      <w:ins w:id="476" w:author="Keith Joiner" w:date="2026-05-10T02:38:00Z" w16du:dateUtc="2026-05-09T16:38:00Z">
        <w:r w:rsidR="00824F91" w:rsidRPr="00824F91">
          <w:rPr>
            <w:lang w:val="en-AU"/>
          </w:rPr>
          <w:t>Naval Surface Warfare Center, Port Hueneme Division</w:t>
        </w:r>
        <w:r w:rsidR="00824F91">
          <w:rPr>
            <w:lang w:val="en-AU"/>
          </w:rPr>
          <w:t xml:space="preserve"> (</w:t>
        </w:r>
        <w:r>
          <w:t>NSWC PHD</w:t>
        </w:r>
        <w:r w:rsidR="00824F91">
          <w:t>)</w:t>
        </w:r>
        <w:r>
          <w:t>,</w:t>
        </w:r>
      </w:ins>
      <w:r>
        <w:t xml:space="preserve"> where, under the auspices of the CTO, Alan Jaeger, and in collaboration with William Emeny, we were able to test many of the ideas presented in this paper. We also thank the Navy warfare center engineering staff who collaborated on the corrosion-engineering RAG deployment that grounds the case study presented here, and our colleagues at GBL Systems who contributed to the architecture, security, and ingestion pipeline work. We are grateful to the ITEA Journal editorial team and the anonymous reviewers whose feedback materially improved this paper.</w:t>
      </w:r>
    </w:p>
    <w:p w14:paraId="1FB94724" w14:textId="233B5301" w:rsidR="00A85B44" w:rsidRPr="00A85B44" w:rsidRDefault="00A85B44" w:rsidP="00A84AB6">
      <w:pPr>
        <w:pStyle w:val="Heading1"/>
        <w:rPr>
          <w:ins w:id="477" w:author="Keith Joiner" w:date="2026-05-10T02:38:00Z" w16du:dateUtc="2026-05-09T16:38:00Z"/>
        </w:rPr>
      </w:pPr>
      <w:ins w:id="478" w:author="Keith Joiner" w:date="2026-05-10T02:38:00Z" w16du:dateUtc="2026-05-09T16:38:00Z">
        <w:r>
          <w:t>References</w:t>
        </w:r>
      </w:ins>
    </w:p>
    <w:p w14:paraId="3F60EACC" w14:textId="040FB5E0" w:rsidR="00A85B44" w:rsidRDefault="00A85B44" w:rsidP="00A85B44">
      <w:pPr>
        <w:pStyle w:val="Bibliography"/>
      </w:pPr>
      <w:bookmarkStart w:id="479" w:name="ref-aws2025"/>
      <w:bookmarkStart w:id="480" w:name="refs"/>
      <w:ins w:id="481" w:author="Keith Joiner" w:date="2026-05-10T02:38:00Z" w16du:dateUtc="2026-05-09T16:38:00Z">
        <w:r w:rsidRPr="00A85B44">
          <w:rPr>
            <w:lang w:val="en-AU"/>
          </w:rPr>
          <w:t>Anisuzzaman, D. M., Jeffrey G. Malins, Paul A. Friedman, and Zachi I. Attia. 2024.</w:t>
        </w:r>
        <w:r>
          <w:rPr>
            <w:lang w:val="en-AU"/>
          </w:rPr>
          <w:t xml:space="preserve"> </w:t>
        </w:r>
        <w:r w:rsidRPr="00A85B44">
          <w:rPr>
            <w:lang w:val="en-AU"/>
          </w:rPr>
          <w:t>“Fine-Tuning Large Language Models for Specialized Use Cases.”</w:t>
        </w:r>
        <w:r>
          <w:rPr>
            <w:lang w:val="en-AU"/>
          </w:rPr>
          <w:t xml:space="preserve"> </w:t>
        </w:r>
        <w:r w:rsidRPr="00A85B44">
          <w:rPr>
            <w:lang w:val="en-AU"/>
          </w:rPr>
          <w:t>Mayo Clinic Proceedings: Digital Health 3 (1): 100184.</w:t>
        </w:r>
        <w:r>
          <w:rPr>
            <w:lang w:val="en-AU"/>
          </w:rPr>
          <w:t xml:space="preserve"> </w:t>
        </w:r>
      </w:ins>
      <w:hyperlink r:id="rId13" w:history="1">
        <w:r w:rsidRPr="006F3B8D">
          <w:rPr>
            <w:rStyle w:val="Hyperlink"/>
            <w:lang w:val="en-AU"/>
          </w:rPr>
          <w:t>https://doi.org/10.1016/j.mcpdig.2024.11.005</w:t>
        </w:r>
      </w:hyperlink>
      <w:r>
        <w:rPr>
          <w:lang w:val="en-AU"/>
        </w:rPr>
        <w:t xml:space="preserve"> </w:t>
      </w:r>
    </w:p>
    <w:p w14:paraId="3D47981C" w14:textId="35EC2554" w:rsidR="00E33E41" w:rsidRDefault="00603C55" w:rsidP="00E50205">
      <w:pPr>
        <w:pStyle w:val="Bibliography"/>
      </w:pPr>
      <w:r>
        <w:t xml:space="preserve">Amazon Web Services. 2025. “What Is Retrieval-Augmented Generation (RAG)?” </w:t>
      </w:r>
      <w:hyperlink r:id="rId14">
        <w:r w:rsidR="00E33E41">
          <w:rPr>
            <w:rStyle w:val="Hyperlink"/>
          </w:rPr>
          <w:t>https://aws.amazon.com/what-is/retrieval-augmented-generation</w:t>
        </w:r>
      </w:hyperlink>
      <w:r>
        <w:t>.</w:t>
      </w:r>
    </w:p>
    <w:p w14:paraId="7EA33D1D" w14:textId="77777777" w:rsidR="00E33E41" w:rsidRDefault="00603C55" w:rsidP="00E50205">
      <w:pPr>
        <w:pStyle w:val="Bibliography"/>
      </w:pPr>
      <w:bookmarkStart w:id="482" w:name="ref-asksage2025"/>
      <w:bookmarkEnd w:id="479"/>
      <w:r>
        <w:t xml:space="preserve">Ask Sage. 2025a. “Defense Industrial Base Platform.” </w:t>
      </w:r>
      <w:hyperlink r:id="rId15">
        <w:r w:rsidR="00E33E41">
          <w:rPr>
            <w:rStyle w:val="Hyperlink"/>
          </w:rPr>
          <w:t>https://www.asksage.ai/who-we-serve/defense-industrial-base</w:t>
        </w:r>
      </w:hyperlink>
      <w:r>
        <w:t>.</w:t>
      </w:r>
    </w:p>
    <w:p w14:paraId="576C84A9" w14:textId="77777777" w:rsidR="00E33E41" w:rsidRDefault="00603C55" w:rsidP="00E50205">
      <w:pPr>
        <w:pStyle w:val="Bibliography"/>
      </w:pPr>
      <w:bookmarkStart w:id="483" w:name="ref-asksage_dib2025"/>
      <w:bookmarkEnd w:id="482"/>
      <w:r>
        <w:t xml:space="preserve">Ask Sage. 2025b. “Defense Industrial Base Platform: Tactical Edge Capability.” </w:t>
      </w:r>
      <w:hyperlink r:id="rId16">
        <w:r w:rsidR="00E33E41">
          <w:rPr>
            <w:rStyle w:val="Hyperlink"/>
          </w:rPr>
          <w:t>https://www.asksage.ai/who-we-serve/defense-industrial-base</w:t>
        </w:r>
      </w:hyperlink>
      <w:r>
        <w:t>.</w:t>
      </w:r>
    </w:p>
    <w:p w14:paraId="792A1C6F" w14:textId="77777777" w:rsidR="00E33E41" w:rsidRDefault="00603C55" w:rsidP="00E50205">
      <w:pPr>
        <w:pStyle w:val="Bibliography"/>
      </w:pPr>
      <w:bookmarkStart w:id="484" w:name="ref-brown2025"/>
      <w:bookmarkEnd w:id="483"/>
      <w:r>
        <w:t xml:space="preserve">Brown, Andrew, Muhammad Roman, and Barry Devereux. 2025. “A Systematic Literature Review of Retrieval-Augmented Generation: Techniques, Metrics, and Challenges.” </w:t>
      </w:r>
      <w:r>
        <w:rPr>
          <w:i/>
          <w:iCs/>
        </w:rPr>
        <w:t>Big Data and Cognitive Computing</w:t>
      </w:r>
      <w:r>
        <w:t xml:space="preserve"> 9 (12): 320. </w:t>
      </w:r>
      <w:hyperlink r:id="rId17">
        <w:r w:rsidR="00E33E41">
          <w:rPr>
            <w:rStyle w:val="Hyperlink"/>
          </w:rPr>
          <w:t>https://doi.org/10.3390/bdcc9120320</w:t>
        </w:r>
      </w:hyperlink>
      <w:r>
        <w:t>.</w:t>
      </w:r>
    </w:p>
    <w:p w14:paraId="5F91D4BE" w14:textId="50509BD5" w:rsidR="00E33E41" w:rsidRDefault="00603C55" w:rsidP="00E50205">
      <w:pPr>
        <w:pStyle w:val="Bibliography"/>
      </w:pPr>
      <w:bookmarkStart w:id="485" w:name="ref-brown2020"/>
      <w:bookmarkEnd w:id="484"/>
      <w:r>
        <w:t xml:space="preserve">Brown, Tom, Benjamin Mann, Nick Ryder, et al. 2020. “Language Models Are Few-Shot Learners.” </w:t>
      </w:r>
      <w:r>
        <w:rPr>
          <w:i/>
          <w:iCs/>
        </w:rPr>
        <w:t>Advances in Neural Information Processing Systems</w:t>
      </w:r>
      <w:r>
        <w:t xml:space="preserve"> 33. </w:t>
      </w:r>
      <w:hyperlink r:id="rId18" w:history="1">
        <w:r w:rsidR="006845A5" w:rsidRPr="00053671">
          <w:rPr>
            <w:rStyle w:val="Hyperlink"/>
          </w:rPr>
          <w:t>https://arxiv.org/abs/2005.14165</w:t>
        </w:r>
      </w:hyperlink>
      <w:r>
        <w:t>.</w:t>
      </w:r>
    </w:p>
    <w:p w14:paraId="5AC64493" w14:textId="120EF729" w:rsidR="002D6BEF" w:rsidRPr="002D6BEF" w:rsidRDefault="002D6BEF" w:rsidP="00E50205">
      <w:pPr>
        <w:pStyle w:val="Bibliography"/>
        <w:rPr>
          <w:ins w:id="486" w:author="Keith Joiner" w:date="2026-05-10T02:38:00Z" w16du:dateUtc="2026-05-09T16:38:00Z"/>
          <w:lang w:val="en-AU"/>
        </w:rPr>
      </w:pPr>
      <w:ins w:id="487" w:author="Keith Joiner" w:date="2026-05-10T02:38:00Z" w16du:dateUtc="2026-05-09T16:38:00Z">
        <w:r w:rsidRPr="002D6BEF">
          <w:rPr>
            <w:lang w:val="en-AU"/>
          </w:rPr>
          <w:t xml:space="preserve">Brynjolfsson, Erik, Danielle Li, and Lindsey R. Raymond. 2023. “Generative AI at Work.” </w:t>
        </w:r>
        <w:r w:rsidRPr="002D6BEF">
          <w:rPr>
            <w:i/>
            <w:iCs/>
            <w:lang w:val="en-AU"/>
          </w:rPr>
          <w:t>National Bureau of Economic Research Working Paper</w:t>
        </w:r>
        <w:r w:rsidRPr="002D6BEF">
          <w:rPr>
            <w:lang w:val="en-AU"/>
          </w:rPr>
          <w:t>.</w:t>
        </w:r>
        <w:r>
          <w:rPr>
            <w:lang w:val="en-AU"/>
          </w:rPr>
          <w:t xml:space="preserve"> </w:t>
        </w:r>
      </w:ins>
      <w:hyperlink r:id="rId19" w:history="1">
        <w:r w:rsidRPr="00053671">
          <w:rPr>
            <w:rStyle w:val="Hyperlink"/>
            <w:lang w:val="en-AU"/>
          </w:rPr>
          <w:t>https://www.nber.org/system/files/working_papers/w31161/w31161.pdf</w:t>
        </w:r>
      </w:hyperlink>
      <w:ins w:id="488" w:author="Keith Joiner" w:date="2026-05-10T02:38:00Z" w16du:dateUtc="2026-05-09T16:38:00Z">
        <w:r>
          <w:rPr>
            <w:lang w:val="en-AU"/>
          </w:rPr>
          <w:t xml:space="preserve"> </w:t>
        </w:r>
      </w:ins>
    </w:p>
    <w:p w14:paraId="66C9EC66" w14:textId="01A1A0AE" w:rsidR="006845A5" w:rsidRDefault="006845A5" w:rsidP="00E50205">
      <w:pPr>
        <w:pStyle w:val="Bibliography"/>
        <w:rPr>
          <w:ins w:id="489" w:author="Keith Joiner" w:date="2026-05-10T02:38:00Z" w16du:dateUtc="2026-05-09T16:38:00Z"/>
        </w:rPr>
      </w:pPr>
      <w:ins w:id="490" w:author="Keith Joiner" w:date="2026-05-10T02:38:00Z" w16du:dateUtc="2026-05-09T16:38:00Z">
        <w:r w:rsidRPr="006845A5">
          <w:t>Carlini, Nicholas, Florian Tramer, Eric Wallace, Matthew Jagielski, Ariel Herbert-Voss, Katherine Lee, Adam Roberts et al. "Extracting training data from large language models." In </w:t>
        </w:r>
        <w:r w:rsidRPr="006845A5">
          <w:rPr>
            <w:i/>
            <w:iCs/>
          </w:rPr>
          <w:t>30th USENIX security symposium (USENIX Security 21)</w:t>
        </w:r>
        <w:r w:rsidRPr="006845A5">
          <w:t>, pp. 2633-2650. 2021.</w:t>
        </w:r>
      </w:ins>
    </w:p>
    <w:p w14:paraId="789B7821" w14:textId="77777777" w:rsidR="00E33E41" w:rsidRDefault="00603C55" w:rsidP="00E50205">
      <w:pPr>
        <w:pStyle w:val="Bibliography"/>
      </w:pPr>
      <w:bookmarkStart w:id="491" w:name="ref-ciso2025"/>
      <w:bookmarkEnd w:id="485"/>
      <w:r>
        <w:lastRenderedPageBreak/>
        <w:t xml:space="preserve">CISO Council. 2025. “Federal Zero Trust Data Security Guide.” </w:t>
      </w:r>
      <w:hyperlink r:id="rId20">
        <w:r w:rsidR="00E33E41">
          <w:rPr>
            <w:rStyle w:val="Hyperlink"/>
          </w:rPr>
          <w:t>https://resources.data.gov/assets/documents/Zero-Trust-DataSecurityGuide_RevisedMay2025_CIO.govVersion.pdf</w:t>
        </w:r>
      </w:hyperlink>
      <w:r>
        <w:t>.</w:t>
      </w:r>
    </w:p>
    <w:p w14:paraId="7F5C7488" w14:textId="77777777" w:rsidR="00E33E41" w:rsidRDefault="00603C55" w:rsidP="00E50205">
      <w:pPr>
        <w:pStyle w:val="Bibliography"/>
      </w:pPr>
      <w:bookmarkStart w:id="492" w:name="ref-arxiv2511"/>
      <w:bookmarkEnd w:id="491"/>
      <w:r>
        <w:t xml:space="preserve">Dayarathne, Ranul, Uvini Ranaweera, and Upeksha Ganegoda. 2025. “Comparing the Performance of LLMs in RAG-Based Question-Answering: A Case Study in Computer Science Literature.” </w:t>
      </w:r>
      <w:r>
        <w:rPr>
          <w:i/>
          <w:iCs/>
        </w:rPr>
        <w:t>arXiv Preprint arXiv:2511.03261</w:t>
      </w:r>
      <w:r>
        <w:t xml:space="preserve">. </w:t>
      </w:r>
      <w:hyperlink r:id="rId21">
        <w:r w:rsidR="00E33E41">
          <w:rPr>
            <w:rStyle w:val="Hyperlink"/>
          </w:rPr>
          <w:t>https://arxiv.org/abs/2511.03261</w:t>
        </w:r>
      </w:hyperlink>
      <w:r>
        <w:t>.</w:t>
      </w:r>
    </w:p>
    <w:p w14:paraId="18EF9100" w14:textId="77777777" w:rsidR="00E33E41" w:rsidRDefault="00603C55" w:rsidP="00E50205">
      <w:pPr>
        <w:pStyle w:val="Bibliography"/>
      </w:pPr>
      <w:bookmarkStart w:id="493" w:name="ref-defensescoop2024"/>
      <w:bookmarkEnd w:id="492"/>
      <w:r>
        <w:t>DefenseScoop. 2024. “Joint Warfighting Cloud Capability Overview.”</w:t>
      </w:r>
    </w:p>
    <w:p w14:paraId="399A6FC3" w14:textId="77777777" w:rsidR="00E33E41" w:rsidRDefault="00603C55" w:rsidP="00E50205">
      <w:pPr>
        <w:pStyle w:val="Bibliography"/>
      </w:pPr>
      <w:bookmarkStart w:id="494" w:name="ref-defensescoop_dec2025"/>
      <w:bookmarkEnd w:id="493"/>
      <w:r>
        <w:t xml:space="preserve">DefenseScoop. 2025. “DOD Initiates Large-Scale Rollout of Commercial AI Models.” </w:t>
      </w:r>
      <w:hyperlink r:id="rId22">
        <w:r w:rsidR="00E33E41">
          <w:rPr>
            <w:rStyle w:val="Hyperlink"/>
          </w:rPr>
          <w:t>https://defensescoop.com/2025/12/09/genai-mil-platform-dod-commercial-ai-models-agentic-tools-google-gemini</w:t>
        </w:r>
      </w:hyperlink>
      <w:r>
        <w:t>.</w:t>
      </w:r>
    </w:p>
    <w:p w14:paraId="74BE5F9B" w14:textId="77777777" w:rsidR="00E33E41" w:rsidRDefault="00603C55" w:rsidP="00E50205">
      <w:pPr>
        <w:pStyle w:val="Bibliography"/>
      </w:pPr>
      <w:bookmarkStart w:id="495" w:name="ref-don_genai2026"/>
      <w:bookmarkEnd w:id="494"/>
      <w:r>
        <w:t>Department of the Navy. 2026. “Department of the Navy Enterprise Information Technology Service Designation for GenAI.mil.”</w:t>
      </w:r>
    </w:p>
    <w:p w14:paraId="4666C05C" w14:textId="77777777" w:rsidR="00E33E41" w:rsidRDefault="00603C55" w:rsidP="00E50205">
      <w:pPr>
        <w:pStyle w:val="Bibliography"/>
      </w:pPr>
      <w:bookmarkStart w:id="496" w:name="ref-devcommunity2025"/>
      <w:bookmarkEnd w:id="495"/>
      <w:r>
        <w:t xml:space="preserve">DEV Community. 2025. “Inside a Production RAG System: Architecture, Stack, and Lessons Learned.” </w:t>
      </w:r>
      <w:hyperlink r:id="rId23">
        <w:r w:rsidR="00E33E41">
          <w:rPr>
            <w:rStyle w:val="Hyperlink"/>
          </w:rPr>
          <w:t>https://dev.to/seasia_infotech_899dc2c59/inside-a-production-rag-system-architecture-stack-and-lessons-learned-28h7</w:t>
        </w:r>
      </w:hyperlink>
      <w:r>
        <w:t>.</w:t>
      </w:r>
    </w:p>
    <w:p w14:paraId="6EEE576B" w14:textId="77777777" w:rsidR="00E33E41" w:rsidRDefault="00603C55" w:rsidP="00E50205">
      <w:pPr>
        <w:pStyle w:val="Bibliography"/>
      </w:pPr>
      <w:bookmarkStart w:id="497" w:name="ref-cdao_rmf2024"/>
      <w:bookmarkEnd w:id="496"/>
      <w:r>
        <w:t xml:space="preserve">DoD CIO. 2024. “DoD AI Cybersecurity Risk Management Tailoring Guide.” </w:t>
      </w:r>
      <w:hyperlink r:id="rId24">
        <w:r w:rsidR="00E33E41">
          <w:rPr>
            <w:rStyle w:val="Hyperlink"/>
          </w:rPr>
          <w:t>https://dodcio.defense.gov/Portals/0/Documents/Library/AI-CybersecurityRMTailoringGuide.pdf</w:t>
        </w:r>
      </w:hyperlink>
      <w:r>
        <w:t>.</w:t>
      </w:r>
    </w:p>
    <w:p w14:paraId="489CA772" w14:textId="77777777" w:rsidR="00E33E41" w:rsidRDefault="00603C55" w:rsidP="00E50205">
      <w:pPr>
        <w:pStyle w:val="Bibliography"/>
      </w:pPr>
      <w:bookmarkStart w:id="498" w:name="ref-dod_zt2026"/>
      <w:bookmarkEnd w:id="497"/>
      <w:r>
        <w:t xml:space="preserve">DoD CIO. 2026. “Zero Trust Implementation Guideline Primer.” </w:t>
      </w:r>
      <w:hyperlink r:id="rId25">
        <w:r w:rsidR="00E33E41">
          <w:rPr>
            <w:rStyle w:val="Hyperlink"/>
          </w:rPr>
          <w:t>https://media.defense.gov/2026/Jan/08/2003852320/-1/-1/0/CTR_ZERO_TRUST_IMPLEMENTATION_GUIDELINE_PRIMER.PDF</w:t>
        </w:r>
      </w:hyperlink>
      <w:r>
        <w:t>.</w:t>
      </w:r>
    </w:p>
    <w:p w14:paraId="3CD098C1" w14:textId="77777777" w:rsidR="00E33E41" w:rsidRDefault="00603C55" w:rsidP="00E50205">
      <w:pPr>
        <w:pStyle w:val="Bibliography"/>
      </w:pPr>
      <w:bookmarkStart w:id="499" w:name="ref-domino2025"/>
      <w:bookmarkEnd w:id="498"/>
      <w:r>
        <w:t xml:space="preserve">Domino Data Lab. 2025. “Automating the CDAO AI Test and Evaluation Framework.” </w:t>
      </w:r>
      <w:hyperlink r:id="rId26">
        <w:r w:rsidR="00E33E41">
          <w:rPr>
            <w:rStyle w:val="Hyperlink"/>
          </w:rPr>
          <w:t>https://domino.ai/blog/domino-automates-the-cdao-ai-test-and-evaluation-framework</w:t>
        </w:r>
      </w:hyperlink>
      <w:r>
        <w:t>.</w:t>
      </w:r>
    </w:p>
    <w:p w14:paraId="298103E0" w14:textId="77777777" w:rsidR="00E33E41" w:rsidRDefault="00603C55" w:rsidP="00E50205">
      <w:pPr>
        <w:pStyle w:val="Bibliography"/>
      </w:pPr>
      <w:bookmarkStart w:id="500" w:name="ref-f22labs2024"/>
      <w:bookmarkEnd w:id="499"/>
      <w:r>
        <w:t>F22 Labs. 2024. “Fine-Tuning Vs. RAG: Choosing the Right Approach.”</w:t>
      </w:r>
    </w:p>
    <w:p w14:paraId="557E6118" w14:textId="77777777" w:rsidR="00E33E41" w:rsidRDefault="00603C55" w:rsidP="00E50205">
      <w:pPr>
        <w:pStyle w:val="Bibliography"/>
      </w:pPr>
      <w:bookmarkStart w:id="501" w:name="ref-mayerbrown2026"/>
      <w:bookmarkEnd w:id="500"/>
      <w:r>
        <w:t xml:space="preserve">Frazee, J. Ryan, John Prairie, and Adam S. Hickey. 2026. “Pentagon Designates Anthropic a Supply Chain Risk—What Government Contractors Need to Know.” </w:t>
      </w:r>
      <w:r>
        <w:rPr>
          <w:i/>
          <w:iCs/>
        </w:rPr>
        <w:t>Mayer Brown Legal Update</w:t>
      </w:r>
      <w:r>
        <w:t>.</w:t>
      </w:r>
    </w:p>
    <w:p w14:paraId="6C5FC2D0" w14:textId="77777777" w:rsidR="00E33E41" w:rsidRDefault="00603C55" w:rsidP="00E50205">
      <w:pPr>
        <w:pStyle w:val="Bibliography"/>
      </w:pPr>
      <w:bookmarkStart w:id="502" w:name="ref-gao2023"/>
      <w:bookmarkEnd w:id="501"/>
      <w:r>
        <w:t xml:space="preserve">Gao, Yunfan, Yun Xiong, Xinyu Gao, et al. 2023. “Retrieval-Augmented Generation for Large Language Models: A Survey.” </w:t>
      </w:r>
      <w:r>
        <w:rPr>
          <w:i/>
          <w:iCs/>
        </w:rPr>
        <w:t>arXiv Preprint arXiv:2312.10997</w:t>
      </w:r>
      <w:r>
        <w:t xml:space="preserve">. </w:t>
      </w:r>
      <w:hyperlink r:id="rId27">
        <w:r w:rsidR="00E33E41">
          <w:rPr>
            <w:rStyle w:val="Hyperlink"/>
          </w:rPr>
          <w:t>https://arxiv.org/abs/2312.10997</w:t>
        </w:r>
      </w:hyperlink>
      <w:r>
        <w:t>.</w:t>
      </w:r>
    </w:p>
    <w:p w14:paraId="30C19163" w14:textId="77777777" w:rsidR="00E33E41" w:rsidRDefault="00603C55" w:rsidP="00E50205">
      <w:pPr>
        <w:pStyle w:val="Bibliography"/>
      </w:pPr>
      <w:bookmarkStart w:id="503" w:name="ref-gdit2024"/>
      <w:bookmarkEnd w:id="502"/>
      <w:r>
        <w:t xml:space="preserve">GDIT. 2024. “How Adaptive RAG Makes Generative AI More Reliable for Defense Missions.” </w:t>
      </w:r>
      <w:hyperlink r:id="rId28">
        <w:r w:rsidR="00E33E41">
          <w:rPr>
            <w:rStyle w:val="Hyperlink"/>
          </w:rPr>
          <w:t>https://www.gdit.com/perspectives/latest/how-adaptive-rag-makes-generative-ai-more-reliable-for-defense-missions</w:t>
        </w:r>
      </w:hyperlink>
      <w:r>
        <w:t>.</w:t>
      </w:r>
    </w:p>
    <w:p w14:paraId="0CF34521" w14:textId="77777777" w:rsidR="00E33E41" w:rsidRDefault="00603C55" w:rsidP="00E50205">
      <w:pPr>
        <w:pStyle w:val="Bibliography"/>
      </w:pPr>
      <w:bookmarkStart w:id="504" w:name="ref-gigaspaces2025"/>
      <w:bookmarkEnd w:id="503"/>
      <w:r>
        <w:t xml:space="preserve">GigaSpaces. 2025. “The 6 Best Vector Database Solutions for RAG Applications.” </w:t>
      </w:r>
      <w:hyperlink r:id="rId29">
        <w:r w:rsidR="00E33E41">
          <w:rPr>
            <w:rStyle w:val="Hyperlink"/>
          </w:rPr>
          <w:t>https://www.gigaspaces.com/blog/best-vector-database-solutions-for-rag-applications</w:t>
        </w:r>
      </w:hyperlink>
      <w:r>
        <w:t>.</w:t>
      </w:r>
    </w:p>
    <w:p w14:paraId="6BAFC55F" w14:textId="77777777" w:rsidR="00E33E41" w:rsidRDefault="00603C55" w:rsidP="00E50205">
      <w:pPr>
        <w:pStyle w:val="Bibliography"/>
      </w:pPr>
      <w:bookmarkStart w:id="505" w:name="ref-grsee2025"/>
      <w:bookmarkEnd w:id="504"/>
      <w:r>
        <w:lastRenderedPageBreak/>
        <w:t xml:space="preserve">GRSee Consulting. 2025. “DoD Cloud Computing Security Requirements Guide: Impact Levels.” </w:t>
      </w:r>
      <w:hyperlink r:id="rId30">
        <w:r w:rsidR="00E33E41">
          <w:rPr>
            <w:rStyle w:val="Hyperlink"/>
          </w:rPr>
          <w:t>https://grsee.com/resources/fed-assess/dod-cloud-security-requirements-how-to-secure-cloud-adoption</w:t>
        </w:r>
      </w:hyperlink>
      <w:r>
        <w:t>.</w:t>
      </w:r>
    </w:p>
    <w:p w14:paraId="5133CB2A" w14:textId="77777777" w:rsidR="00E33E41" w:rsidRDefault="00603C55" w:rsidP="00E50205">
      <w:pPr>
        <w:pStyle w:val="Bibliography"/>
      </w:pPr>
      <w:bookmarkStart w:id="506" w:name="ref-ibm2025"/>
      <w:bookmarkEnd w:id="505"/>
      <w:r>
        <w:t xml:space="preserve">IBM. 2025. “What Is Retrieval-Augmented Generation (RAG)?” </w:t>
      </w:r>
      <w:hyperlink r:id="rId31">
        <w:r w:rsidR="00E33E41">
          <w:rPr>
            <w:rStyle w:val="Hyperlink"/>
          </w:rPr>
          <w:t>https://www.ibm.com/think/topics/retrieval-augmented-generation</w:t>
        </w:r>
      </w:hyperlink>
      <w:r>
        <w:t>.</w:t>
      </w:r>
    </w:p>
    <w:p w14:paraId="7F2AB3E6" w14:textId="6B8BF1BE" w:rsidR="00231B0E" w:rsidRPr="00231B0E" w:rsidRDefault="00231B0E" w:rsidP="00E50205">
      <w:pPr>
        <w:pStyle w:val="Bibliography"/>
        <w:rPr>
          <w:lang w:val="en-AU"/>
        </w:rPr>
      </w:pPr>
      <w:ins w:id="507" w:author="Keith Joiner" w:date="2026-05-10T02:38:00Z" w16du:dateUtc="2026-05-09T16:38:00Z">
        <w:r w:rsidRPr="00231B0E">
          <w:rPr>
            <w:lang w:val="en-AU"/>
          </w:rPr>
          <w:t xml:space="preserve">IBM, </w:t>
        </w:r>
        <w:r w:rsidRPr="00231B0E">
          <w:rPr>
            <w:i/>
            <w:iCs/>
            <w:lang w:val="en-AU"/>
          </w:rPr>
          <w:t>“RAG Orchestration: A Guide to Watsonx &amp; Open-Source Tools,”</w:t>
        </w:r>
        <w:r w:rsidRPr="00231B0E">
          <w:rPr>
            <w:lang w:val="en-AU"/>
          </w:rPr>
          <w:t xml:space="preserve"> IBM Think Architectures, 2024.</w:t>
        </w:r>
        <w:r>
          <w:rPr>
            <w:lang w:val="en-AU"/>
          </w:rPr>
          <w:t xml:space="preserve"> </w:t>
        </w:r>
      </w:ins>
      <w:hyperlink r:id="rId32" w:history="1">
        <w:r w:rsidRPr="006F3B8D">
          <w:rPr>
            <w:rStyle w:val="Hyperlink"/>
            <w:lang w:val="en-AU"/>
          </w:rPr>
          <w:t>https://www.ibm.com/think/architectures/rag-cookbook/orchestration</w:t>
        </w:r>
      </w:hyperlink>
      <w:r>
        <w:rPr>
          <w:lang w:val="en-AU"/>
        </w:rPr>
        <w:t xml:space="preserve"> </w:t>
      </w:r>
    </w:p>
    <w:p w14:paraId="4B05FBA0" w14:textId="77777777" w:rsidR="00E33E41" w:rsidRDefault="00603C55" w:rsidP="00E50205">
      <w:pPr>
        <w:pStyle w:val="Bibliography"/>
      </w:pPr>
      <w:bookmarkStart w:id="508" w:name="ref-ijonis2026"/>
      <w:bookmarkEnd w:id="506"/>
      <w:r>
        <w:t xml:space="preserve">IJONIS. 2026. “RAG Systems for Enterprise: Build a RAG Pipeline Step by Step.” </w:t>
      </w:r>
      <w:hyperlink r:id="rId33">
        <w:r w:rsidR="00E33E41">
          <w:rPr>
            <w:rStyle w:val="Hyperlink"/>
          </w:rPr>
          <w:t>https://ijonis.com/en/rag-systems-enterprise</w:t>
        </w:r>
      </w:hyperlink>
      <w:r>
        <w:t>.</w:t>
      </w:r>
    </w:p>
    <w:p w14:paraId="1F416592" w14:textId="5A3B9679" w:rsidR="002D6BEF" w:rsidRPr="002D6BEF" w:rsidRDefault="002D6BEF" w:rsidP="00E50205">
      <w:pPr>
        <w:pStyle w:val="Bibliography"/>
        <w:rPr>
          <w:ins w:id="509" w:author="Keith Joiner" w:date="2026-05-10T02:38:00Z" w16du:dateUtc="2026-05-09T16:38:00Z"/>
          <w:lang w:val="en-AU"/>
        </w:rPr>
      </w:pPr>
      <w:ins w:id="510" w:author="Keith Joiner" w:date="2026-05-10T02:38:00Z" w16du:dateUtc="2026-05-09T16:38:00Z">
        <w:r w:rsidRPr="002D6BEF">
          <w:rPr>
            <w:lang w:val="en-AU"/>
          </w:rPr>
          <w:t xml:space="preserve">Kaddour, Jean, Joshua Harris, Maximilian Mozes, Herbie Bradley, Roberta Raileanu, and Robert McHardy. 2023. </w:t>
        </w:r>
        <w:r w:rsidRPr="002D6BEF">
          <w:rPr>
            <w:i/>
            <w:iCs/>
            <w:lang w:val="en-AU"/>
          </w:rPr>
          <w:t>“Challenges and Applications of Large Language Models.”</w:t>
        </w:r>
        <w:r w:rsidRPr="002D6BEF">
          <w:rPr>
            <w:lang w:val="en-AU"/>
          </w:rPr>
          <w:t xml:space="preserve"> arXiv preprint arXiv:2307.10169.</w:t>
        </w:r>
      </w:ins>
    </w:p>
    <w:p w14:paraId="3F92FC25" w14:textId="77777777" w:rsidR="00E33E41" w:rsidRDefault="00603C55" w:rsidP="00E50205">
      <w:pPr>
        <w:pStyle w:val="Bibliography"/>
      </w:pPr>
      <w:bookmarkStart w:id="511" w:name="ref-mdpi2025"/>
      <w:bookmarkEnd w:id="508"/>
      <w:r>
        <w:t xml:space="preserve">Karakurt, Ehlullah, and Akhan Akbulut. 2026. “Retrieval-Augmented Generation (RAG) and Large Language Models (LLMs) for Enterprise Knowledge Management and Document Automation: A Systematic Literature Review.” </w:t>
      </w:r>
      <w:r>
        <w:rPr>
          <w:i/>
          <w:iCs/>
        </w:rPr>
        <w:t>Applied Sciences</w:t>
      </w:r>
      <w:r>
        <w:t xml:space="preserve"> 16 (1): 368. </w:t>
      </w:r>
      <w:hyperlink r:id="rId34">
        <w:r w:rsidR="00E33E41">
          <w:rPr>
            <w:rStyle w:val="Hyperlink"/>
          </w:rPr>
          <w:t>https://doi.org/10.3390/app16010368</w:t>
        </w:r>
      </w:hyperlink>
      <w:r>
        <w:t>.</w:t>
      </w:r>
    </w:p>
    <w:p w14:paraId="5AF2CC1F" w14:textId="68F69952" w:rsidR="006845A5" w:rsidRDefault="006845A5" w:rsidP="00E50205">
      <w:pPr>
        <w:pStyle w:val="Bibliography"/>
        <w:rPr>
          <w:ins w:id="512" w:author="Keith Joiner" w:date="2026-05-10T02:38:00Z" w16du:dateUtc="2026-05-09T16:38:00Z"/>
          <w:lang w:val="en-AU"/>
        </w:rPr>
      </w:pPr>
      <w:ins w:id="513" w:author="Keith Joiner" w:date="2026-05-10T02:38:00Z" w16du:dateUtc="2026-05-09T16:38:00Z">
        <w:r w:rsidRPr="006845A5">
          <w:rPr>
            <w:lang w:val="en-AU"/>
          </w:rPr>
          <w:t xml:space="preserve">Kirkpatrick, James, et al. 2017. “Overcoming Catastrophic Forgetting in Neural Networks.” </w:t>
        </w:r>
        <w:r w:rsidRPr="006845A5">
          <w:rPr>
            <w:i/>
            <w:iCs/>
            <w:lang w:val="en-AU"/>
          </w:rPr>
          <w:t>Proceedings of the National Academy of Sciences</w:t>
        </w:r>
        <w:r w:rsidRPr="006845A5">
          <w:rPr>
            <w:lang w:val="en-AU"/>
          </w:rPr>
          <w:t xml:space="preserve"> 114 (13): 3521–26.</w:t>
        </w:r>
      </w:ins>
    </w:p>
    <w:p w14:paraId="2863D31F" w14:textId="035569AC" w:rsidR="00AF3C91" w:rsidRPr="006845A5" w:rsidRDefault="00AF3C91" w:rsidP="00E50205">
      <w:pPr>
        <w:pStyle w:val="Bibliography"/>
        <w:rPr>
          <w:ins w:id="514" w:author="Keith Joiner" w:date="2026-05-10T02:38:00Z" w16du:dateUtc="2026-05-09T16:38:00Z"/>
          <w:lang w:val="en-AU"/>
        </w:rPr>
      </w:pPr>
      <w:ins w:id="515" w:author="Keith Joiner" w:date="2026-05-10T02:38:00Z" w16du:dateUtc="2026-05-09T16:38:00Z">
        <w:r w:rsidRPr="00AF3C91">
          <w:rPr>
            <w:lang w:val="en-AU"/>
          </w:rPr>
          <w:t>Kurzhals, J. H., Colombi, J. M., Jacques, D. R., and Stern, J. L. 2025.</w:t>
        </w:r>
        <w:r>
          <w:rPr>
            <w:lang w:val="en-AU"/>
          </w:rPr>
          <w:t xml:space="preserve"> </w:t>
        </w:r>
        <w:r w:rsidRPr="00AF3C91">
          <w:rPr>
            <w:i/>
            <w:iCs/>
            <w:lang w:val="en-AU"/>
          </w:rPr>
          <w:t>“</w:t>
        </w:r>
        <w:r w:rsidRPr="00AF3C91">
          <w:rPr>
            <w:lang w:val="en-AU"/>
          </w:rPr>
          <w:t>Advancing DoD Test &amp; Evaluation Through a System Profile</w:t>
        </w:r>
        <w:r w:rsidRPr="00AF3C91">
          <w:rPr>
            <w:i/>
            <w:iCs/>
            <w:lang w:val="en-AU"/>
          </w:rPr>
          <w:t>.”</w:t>
        </w:r>
        <w:r>
          <w:rPr>
            <w:i/>
            <w:iCs/>
            <w:lang w:val="en-AU"/>
          </w:rPr>
          <w:t xml:space="preserve"> </w:t>
        </w:r>
        <w:r w:rsidRPr="00AF3C91">
          <w:rPr>
            <w:i/>
            <w:iCs/>
            <w:lang w:val="en-AU"/>
          </w:rPr>
          <w:t>ITEA Journal of Test and Evaluation</w:t>
        </w:r>
        <w:r w:rsidRPr="00AF3C91">
          <w:rPr>
            <w:lang w:val="en-AU"/>
          </w:rPr>
          <w:t>, 46(4), Article 1003.</w:t>
        </w:r>
      </w:ins>
    </w:p>
    <w:p w14:paraId="04DFFB2D" w14:textId="77777777" w:rsidR="00E33E41" w:rsidRDefault="00603C55" w:rsidP="00E50205">
      <w:pPr>
        <w:pStyle w:val="Bibliography"/>
      </w:pPr>
      <w:bookmarkStart w:id="516" w:name="ref-lewis2020"/>
      <w:bookmarkEnd w:id="511"/>
      <w:r>
        <w:t xml:space="preserve">Lewis, Patrick, Ethan Perez, Aleksandra Piktus, et al. 2020. “Retrieval-Augmented Generation for Knowledge-Intensive NLP Tasks.” </w:t>
      </w:r>
      <w:r>
        <w:rPr>
          <w:i/>
          <w:iCs/>
        </w:rPr>
        <w:t>Advances in Neural Information Processing Systems</w:t>
      </w:r>
      <w:r>
        <w:t xml:space="preserve"> 33. </w:t>
      </w:r>
      <w:hyperlink r:id="rId35">
        <w:r w:rsidR="00E33E41">
          <w:rPr>
            <w:rStyle w:val="Hyperlink"/>
          </w:rPr>
          <w:t>https://arxiv.org/abs/2005.11401</w:t>
        </w:r>
      </w:hyperlink>
      <w:r>
        <w:t>.</w:t>
      </w:r>
    </w:p>
    <w:p w14:paraId="345C0462" w14:textId="22AE6D6F" w:rsidR="002D6BEF" w:rsidRDefault="002D6BEF" w:rsidP="00E50205">
      <w:pPr>
        <w:pStyle w:val="Bibliography"/>
        <w:rPr>
          <w:ins w:id="517" w:author="Keith Joiner" w:date="2026-05-10T02:38:00Z" w16du:dateUtc="2026-05-09T16:38:00Z"/>
        </w:rPr>
      </w:pPr>
      <w:ins w:id="518" w:author="Keith Joiner" w:date="2026-05-10T02:38:00Z" w16du:dateUtc="2026-05-09T16:38:00Z">
        <w:r w:rsidRPr="002D6BEF">
          <w:t>Liu, J., Shen, D., Zhang, Y., Dolan, W. B., Carin, L., &amp; Chen, W. (2022, May). What makes good in-context examples for GPT-3?. In </w:t>
        </w:r>
        <w:r w:rsidRPr="002D6BEF">
          <w:rPr>
            <w:i/>
            <w:iCs/>
          </w:rPr>
          <w:t>Proceedings of Deep Learning Inside Out (DeeLIO 2022): The 3rd workshop on knowledge extraction and integration for deep learning architectures</w:t>
        </w:r>
        <w:r w:rsidRPr="002D6BEF">
          <w:t> (pp. 100-114).</w:t>
        </w:r>
      </w:ins>
    </w:p>
    <w:p w14:paraId="1FB397C2" w14:textId="77777777" w:rsidR="00E33E41" w:rsidRDefault="00603C55" w:rsidP="00E50205">
      <w:pPr>
        <w:pStyle w:val="Bibliography"/>
      </w:pPr>
      <w:bookmarkStart w:id="519" w:name="ref-microsoft2026"/>
      <w:bookmarkEnd w:id="516"/>
      <w:r>
        <w:t xml:space="preserve">Microsoft. 2026. “Architecting Trust: A NIST-Based Security Governance Framework for AI Agents.” </w:t>
      </w:r>
      <w:hyperlink r:id="rId36">
        <w:r w:rsidR="00E33E41">
          <w:rPr>
            <w:rStyle w:val="Hyperlink"/>
          </w:rPr>
          <w:t>https://techcommunity.microsoft.com/blog/microsoftdefendercloudblog/architecting-trust-a-nist-based-security-governance-framework-for-ai-agents/4490556</w:t>
        </w:r>
      </w:hyperlink>
      <w:r>
        <w:t>.</w:t>
      </w:r>
    </w:p>
    <w:p w14:paraId="47D1BFF9" w14:textId="77777777" w:rsidR="00E33E41" w:rsidRDefault="00603C55" w:rsidP="00E50205">
      <w:pPr>
        <w:pStyle w:val="Bibliography"/>
      </w:pPr>
      <w:bookmarkStart w:id="520" w:name="ref-nas2023"/>
      <w:bookmarkEnd w:id="519"/>
      <w:r>
        <w:t xml:space="preserve">National Academies of Sciences. 2023. </w:t>
      </w:r>
      <w:r>
        <w:rPr>
          <w:i/>
          <w:iCs/>
        </w:rPr>
        <w:t>Test and Evaluation Challenges in AI-Enabled Systems for the Department of the Air Force</w:t>
      </w:r>
      <w:r>
        <w:t xml:space="preserve">. National Academies Press. </w:t>
      </w:r>
      <w:hyperlink r:id="rId37">
        <w:r w:rsidR="00E33E41">
          <w:rPr>
            <w:rStyle w:val="Hyperlink"/>
          </w:rPr>
          <w:t>https://www.nationalacademies.org/read/27092/chapter/3</w:t>
        </w:r>
      </w:hyperlink>
      <w:r>
        <w:t>.</w:t>
      </w:r>
    </w:p>
    <w:p w14:paraId="740E7E3B" w14:textId="154160BE" w:rsidR="00EF3EC2" w:rsidRPr="00EF3EC2" w:rsidRDefault="00EF3EC2" w:rsidP="00E50205">
      <w:pPr>
        <w:pStyle w:val="Bibliography"/>
        <w:rPr>
          <w:ins w:id="521" w:author="Keith Joiner" w:date="2026-05-10T02:38:00Z" w16du:dateUtc="2026-05-09T16:38:00Z"/>
          <w:lang w:val="en-AU"/>
        </w:rPr>
      </w:pPr>
      <w:ins w:id="522" w:author="Keith Joiner" w:date="2026-05-10T02:38:00Z" w16du:dateUtc="2026-05-09T16:38:00Z">
        <w:r w:rsidRPr="00EF3EC2">
          <w:rPr>
            <w:lang w:val="en-AU"/>
          </w:rPr>
          <w:lastRenderedPageBreak/>
          <w:t xml:space="preserve">Noy, Shakked, and Whitney Zhang. 2023. “Experimental Evidence on the Productivity Effects of Generative AI.” </w:t>
        </w:r>
        <w:r w:rsidRPr="00EF3EC2">
          <w:rPr>
            <w:i/>
            <w:iCs/>
            <w:lang w:val="en-AU"/>
          </w:rPr>
          <w:t>Science</w:t>
        </w:r>
        <w:r w:rsidRPr="00EF3EC2">
          <w:rPr>
            <w:lang w:val="en-AU"/>
          </w:rPr>
          <w:t xml:space="preserve"> 381 (6654): 187–92.</w:t>
        </w:r>
      </w:ins>
    </w:p>
    <w:p w14:paraId="54BE8CC5" w14:textId="77777777" w:rsidR="00E33E41" w:rsidRDefault="00603C55" w:rsidP="00E50205">
      <w:pPr>
        <w:pStyle w:val="Bibliography"/>
      </w:pPr>
      <w:bookmarkStart w:id="523" w:name="ref-nist2025"/>
      <w:bookmarkEnd w:id="520"/>
      <w:r>
        <w:t xml:space="preserve">NIST. 2025. “NIST AI Risk Management Framework (AI RMF 1.0) and AI RMF Playbook.” </w:t>
      </w:r>
      <w:hyperlink r:id="rId38">
        <w:r w:rsidR="00E33E41">
          <w:rPr>
            <w:rStyle w:val="Hyperlink"/>
          </w:rPr>
          <w:t>https://www.nist.gov/itl/ai-risk-management-framework</w:t>
        </w:r>
      </w:hyperlink>
      <w:r>
        <w:t>.</w:t>
      </w:r>
    </w:p>
    <w:p w14:paraId="2D2B4F30" w14:textId="77777777" w:rsidR="00E33E41" w:rsidRDefault="00603C55" w:rsidP="00E50205">
      <w:pPr>
        <w:pStyle w:val="Bibliography"/>
      </w:pPr>
      <w:bookmarkStart w:id="524" w:name="ref-dtea2025"/>
      <w:bookmarkEnd w:id="523"/>
      <w:r>
        <w:t xml:space="preserve">OSD DTE&amp;A. 2025. “Developmental Test and Evaluation of AI-Enabled Systems Guidebook.” </w:t>
      </w:r>
      <w:hyperlink r:id="rId39">
        <w:r w:rsidR="00E33E41">
          <w:rPr>
            <w:rStyle w:val="Hyperlink"/>
          </w:rPr>
          <w:t>https://aaf.dau.edu/storage/2025/03/DTE_of_AIES_Guidebook_Final_26Feb25_signed.pdf</w:t>
        </w:r>
      </w:hyperlink>
      <w:r>
        <w:t>.</w:t>
      </w:r>
    </w:p>
    <w:p w14:paraId="7189B44F" w14:textId="77777777" w:rsidR="00E33E41" w:rsidRDefault="00603C55" w:rsidP="00E50205">
      <w:pPr>
        <w:pStyle w:val="Bibliography"/>
      </w:pPr>
      <w:bookmarkStart w:id="525" w:name="ref-packowski2024"/>
      <w:bookmarkEnd w:id="524"/>
      <w:r>
        <w:t xml:space="preserve">Packowski, Sarah, Inge Halilovic, Jenifer Schlotfeldt, and Trish Smith. 2024. “Optimizing and Evaluating Enterprise Retrieval-Augmented Generation (RAG): A Content Design Perspective.” </w:t>
      </w:r>
      <w:r>
        <w:rPr>
          <w:i/>
          <w:iCs/>
        </w:rPr>
        <w:t>Proc. 8th Int. Conf. On Advances in Artificial Intelligence (ICAAI ’24)</w:t>
      </w:r>
      <w:r>
        <w:t xml:space="preserve">. </w:t>
      </w:r>
      <w:hyperlink r:id="rId40">
        <w:r w:rsidR="00E33E41">
          <w:rPr>
            <w:rStyle w:val="Hyperlink"/>
          </w:rPr>
          <w:t>https://arxiv.org/abs/2410.12812</w:t>
        </w:r>
      </w:hyperlink>
      <w:r>
        <w:t>.</w:t>
      </w:r>
    </w:p>
    <w:p w14:paraId="4AD72CAA" w14:textId="77777777" w:rsidR="00E33E41" w:rsidRDefault="00603C55" w:rsidP="00E50205">
      <w:pPr>
        <w:pStyle w:val="Bibliography"/>
      </w:pPr>
      <w:bookmarkStart w:id="526" w:name="ref-paragon2024"/>
      <w:bookmarkEnd w:id="525"/>
      <w:r>
        <w:t xml:space="preserve">Paragon. 2024. “Comprehensive Guide to the RAG Tech Stack.” </w:t>
      </w:r>
      <w:hyperlink r:id="rId41">
        <w:r w:rsidR="00E33E41">
          <w:rPr>
            <w:rStyle w:val="Hyperlink"/>
          </w:rPr>
          <w:t>https://www.useparagon.com/blog/comprehensive-guide-to-the-rag-tech-stack</w:t>
        </w:r>
      </w:hyperlink>
      <w:r>
        <w:t>.</w:t>
      </w:r>
    </w:p>
    <w:p w14:paraId="3BD95A3D" w14:textId="77777777" w:rsidR="00E33E41" w:rsidRDefault="00603C55" w:rsidP="00E50205">
      <w:pPr>
        <w:pStyle w:val="Bibliography"/>
      </w:pPr>
      <w:bookmarkStart w:id="527" w:name="ref-medrxiv2025"/>
      <w:bookmarkEnd w:id="526"/>
      <w:r>
        <w:t xml:space="preserve">Park, Hannah, Mason Rees, Noah Kruger, Kelly Fuse, and Victor M. Castro. 2025. “A Comprehensive Evaluation of LLM Phenotyping Using Retrieval-Augmented Generation (RAG): Insights for RAG Optimization.” </w:t>
      </w:r>
      <w:r>
        <w:rPr>
          <w:i/>
          <w:iCs/>
        </w:rPr>
        <w:t>medRxiv</w:t>
      </w:r>
      <w:r>
        <w:t xml:space="preserve">, ahead of print. </w:t>
      </w:r>
      <w:hyperlink r:id="rId42">
        <w:r w:rsidR="00E33E41">
          <w:rPr>
            <w:rStyle w:val="Hyperlink"/>
          </w:rPr>
          <w:t>https://doi.org/10.1101/2025.04.29.25326696</w:t>
        </w:r>
      </w:hyperlink>
      <w:r>
        <w:t>.</w:t>
      </w:r>
    </w:p>
    <w:p w14:paraId="1C679FE4" w14:textId="77777777" w:rsidR="00E33E41" w:rsidRDefault="00603C55" w:rsidP="00E50205">
      <w:pPr>
        <w:pStyle w:val="Bibliography"/>
      </w:pPr>
      <w:bookmarkStart w:id="528" w:name="ref-promptingguide_rag2024"/>
      <w:bookmarkEnd w:id="527"/>
      <w:r>
        <w:t xml:space="preserve">Promptingguide.ai. 2024a. “Retrieval Augmented Generation (RAG) Evaluation.” </w:t>
      </w:r>
      <w:hyperlink r:id="rId43">
        <w:r w:rsidR="00E33E41">
          <w:rPr>
            <w:rStyle w:val="Hyperlink"/>
          </w:rPr>
          <w:t>https://www.promptingguide.ai/research/rag</w:t>
        </w:r>
      </w:hyperlink>
      <w:r>
        <w:t>.</w:t>
      </w:r>
    </w:p>
    <w:p w14:paraId="4E6DBD7A" w14:textId="77777777" w:rsidR="00E33E41" w:rsidRDefault="00603C55" w:rsidP="00E50205">
      <w:pPr>
        <w:pStyle w:val="Bibliography"/>
      </w:pPr>
      <w:bookmarkStart w:id="529" w:name="ref-promptingguide2024"/>
      <w:bookmarkEnd w:id="528"/>
      <w:r>
        <w:t xml:space="preserve">Promptingguide.ai. 2024b. “Retrieval Augmented Generation (RAG) for LLMs.” </w:t>
      </w:r>
      <w:hyperlink r:id="rId44">
        <w:r w:rsidR="00E33E41">
          <w:rPr>
            <w:rStyle w:val="Hyperlink"/>
          </w:rPr>
          <w:t>https://www.promptingguide.ai/research/rag</w:t>
        </w:r>
      </w:hyperlink>
      <w:r>
        <w:t>.</w:t>
      </w:r>
    </w:p>
    <w:p w14:paraId="6C69B415" w14:textId="1A16F11A" w:rsidR="006845A5" w:rsidRDefault="006845A5" w:rsidP="00E50205">
      <w:pPr>
        <w:pStyle w:val="Bibliography"/>
        <w:rPr>
          <w:ins w:id="530" w:author="Keith Joiner" w:date="2026-05-10T02:38:00Z" w16du:dateUtc="2026-05-09T16:38:00Z"/>
        </w:rPr>
      </w:pPr>
      <w:ins w:id="531" w:author="Keith Joiner" w:date="2026-05-10T02:38:00Z" w16du:dateUtc="2026-05-09T16:38:00Z">
        <w:r w:rsidRPr="006845A5">
          <w:t>Reimers, Nils, and Iryna Gurevych. "Sentence-bert: Sentence embeddings using siamese bert-networks." </w:t>
        </w:r>
        <w:r w:rsidRPr="006845A5">
          <w:rPr>
            <w:i/>
            <w:iCs/>
          </w:rPr>
          <w:t>Proceedings of the 2019 conference on empirical methods in natural language processing and the 9th international joint conference on natural language processing (EMNLP-IJCNLP)</w:t>
        </w:r>
        <w:r w:rsidRPr="006845A5">
          <w:t>. 2019.</w:t>
        </w:r>
      </w:ins>
    </w:p>
    <w:p w14:paraId="630ACE61" w14:textId="77777777" w:rsidR="00E33E41" w:rsidRDefault="00603C55" w:rsidP="00E50205">
      <w:pPr>
        <w:pStyle w:val="Bibliography"/>
      </w:pPr>
      <w:bookmarkStart w:id="532" w:name="ref-ares2024"/>
      <w:bookmarkEnd w:id="529"/>
      <w:r>
        <w:t xml:space="preserve">Saad-Falcon, Jon, Omar Khattab, Christopher Potts, and Matei Zaharia. 2024. “ARES: An Automated Evaluation Framework for Retrieval-Augmented Generation Systems.” </w:t>
      </w:r>
      <w:r>
        <w:rPr>
          <w:i/>
          <w:iCs/>
        </w:rPr>
        <w:t>arXiv Preprint arXiv:2311.09476</w:t>
      </w:r>
      <w:r>
        <w:t xml:space="preserve">. </w:t>
      </w:r>
      <w:hyperlink r:id="rId45">
        <w:r w:rsidR="00E33E41">
          <w:rPr>
            <w:rStyle w:val="Hyperlink"/>
          </w:rPr>
          <w:t>https://arxiv.org/html/2311.09476v2</w:t>
        </w:r>
      </w:hyperlink>
      <w:r>
        <w:t>.</w:t>
      </w:r>
    </w:p>
    <w:p w14:paraId="44CF7CC0" w14:textId="104C6D0B" w:rsidR="002D6BEF" w:rsidRDefault="002D6BEF" w:rsidP="00E50205">
      <w:pPr>
        <w:pStyle w:val="Bibliography"/>
        <w:rPr>
          <w:ins w:id="533" w:author="Keith Joiner" w:date="2026-05-10T02:38:00Z" w16du:dateUtc="2026-05-09T16:38:00Z"/>
        </w:rPr>
      </w:pPr>
      <w:ins w:id="534" w:author="Keith Joiner" w:date="2026-05-10T02:38:00Z" w16du:dateUtc="2026-05-09T16:38:00Z">
        <w:r w:rsidRPr="002D6BEF">
          <w:t>Shao, Zhihong, Yeyun Gong, Yelong Shen, Minlie Huang, Nan Duan, and Weizhu Chen. "Enhancing retrieval-augmented large language models with iterative retrieval-generation synergy." In </w:t>
        </w:r>
        <w:r w:rsidRPr="002D6BEF">
          <w:rPr>
            <w:i/>
            <w:iCs/>
          </w:rPr>
          <w:t>Findings of the Association for Computational Linguistics: EMNLP 2023</w:t>
        </w:r>
        <w:r w:rsidRPr="002D6BEF">
          <w:t>, pp. 9248-9274. 2023.</w:t>
        </w:r>
      </w:ins>
    </w:p>
    <w:p w14:paraId="07E3BA9C" w14:textId="5E3527BF" w:rsidR="00FA0E84" w:rsidRPr="00FA0E84" w:rsidRDefault="00FA0E84" w:rsidP="00E50205">
      <w:pPr>
        <w:pStyle w:val="Bibliography"/>
        <w:rPr>
          <w:ins w:id="535" w:author="Keith Joiner" w:date="2026-05-10T02:38:00Z" w16du:dateUtc="2026-05-09T16:38:00Z"/>
          <w:lang w:val="en-AU"/>
        </w:rPr>
      </w:pPr>
      <w:ins w:id="536" w:author="Keith Joiner" w:date="2026-05-10T02:38:00Z" w16du:dateUtc="2026-05-09T16:38:00Z">
        <w:r w:rsidRPr="00FA0E84">
          <w:rPr>
            <w:lang w:val="en-AU"/>
          </w:rPr>
          <w:t>Singh, Aditi, Abul Ehtesham, Saket Kumar, Tala Talaei Khoei, and Athanasios V. Vasilakos. 2025.</w:t>
        </w:r>
        <w:r>
          <w:rPr>
            <w:lang w:val="en-AU"/>
          </w:rPr>
          <w:t xml:space="preserve"> </w:t>
        </w:r>
        <w:r w:rsidRPr="00FA0E84">
          <w:rPr>
            <w:i/>
            <w:iCs/>
            <w:lang w:val="en-AU"/>
          </w:rPr>
          <w:t>“Agentic Retrieval-Augmented Generation: A Survey on Agentic RAG.”</w:t>
        </w:r>
        <w:r w:rsidRPr="00FA0E84">
          <w:rPr>
            <w:lang w:val="en-AU"/>
          </w:rPr>
          <w:t xml:space="preserve"> arXiv preprint arXiv:2501.09136.</w:t>
        </w:r>
      </w:ins>
    </w:p>
    <w:p w14:paraId="309C5002" w14:textId="77777777" w:rsidR="00E33E41" w:rsidRDefault="00603C55" w:rsidP="00E50205">
      <w:pPr>
        <w:pStyle w:val="Bibliography"/>
      </w:pPr>
      <w:bookmarkStart w:id="537" w:name="ref-stackoverflow2023"/>
      <w:bookmarkEnd w:id="532"/>
      <w:r>
        <w:lastRenderedPageBreak/>
        <w:t xml:space="preserve">Stack Overflow. 2023. “Retrieval Augmented Generation: Keeping LLMs Relevant and Current.” </w:t>
      </w:r>
      <w:hyperlink r:id="rId46">
        <w:r w:rsidR="00E33E41">
          <w:rPr>
            <w:rStyle w:val="Hyperlink"/>
          </w:rPr>
          <w:t>https://stackoverflow.blog/2023/10/18/retrieval-augmented-generation-keeping-llms-relevant-and-current</w:t>
        </w:r>
      </w:hyperlink>
      <w:r>
        <w:t>.</w:t>
      </w:r>
    </w:p>
    <w:p w14:paraId="787F1A5A" w14:textId="055A2843" w:rsidR="00505B24" w:rsidRDefault="00505B24" w:rsidP="00E50205">
      <w:pPr>
        <w:pStyle w:val="Bibliography"/>
        <w:rPr>
          <w:ins w:id="538" w:author="Keith Joiner" w:date="2026-05-10T02:38:00Z" w16du:dateUtc="2026-05-09T16:38:00Z"/>
        </w:rPr>
      </w:pPr>
      <w:ins w:id="539" w:author="Keith Joiner" w:date="2026-05-10T02:38:00Z" w16du:dateUtc="2026-05-09T16:38:00Z">
        <w:r w:rsidRPr="00505B24">
          <w:t>Thakur, Nandan, Nils Reimers, Andreas Rücklé, Abhishek Srivastava, and Iryna Gurevych. "Beir: A heterogenous benchmark for zero-shot evaluation of information retrieval models." </w:t>
        </w:r>
        <w:r w:rsidRPr="00505B24">
          <w:rPr>
            <w:i/>
            <w:iCs/>
          </w:rPr>
          <w:t>arXiv preprint arXiv:2104.08663</w:t>
        </w:r>
        <w:r w:rsidRPr="00505B24">
          <w:t> (2021).</w:t>
        </w:r>
      </w:ins>
    </w:p>
    <w:p w14:paraId="77B61E5C" w14:textId="77777777" w:rsidR="00E33E41" w:rsidRDefault="00603C55" w:rsidP="00E50205">
      <w:pPr>
        <w:pStyle w:val="Bibliography"/>
      </w:pPr>
      <w:bookmarkStart w:id="540" w:name="ref-touvron2023"/>
      <w:bookmarkEnd w:id="537"/>
      <w:r>
        <w:t xml:space="preserve">Touvron, Hugo, Thibaut Lavril, Gautier Izacard, et al. 2023. “LLaMA: Open and Efficient Foundation Language Models.” </w:t>
      </w:r>
      <w:r>
        <w:rPr>
          <w:i/>
          <w:iCs/>
        </w:rPr>
        <w:t>arXiv Preprint arXiv:2302.13971</w:t>
      </w:r>
      <w:r>
        <w:t xml:space="preserve">. </w:t>
      </w:r>
      <w:hyperlink r:id="rId47">
        <w:r w:rsidR="00E33E41">
          <w:rPr>
            <w:rStyle w:val="Hyperlink"/>
          </w:rPr>
          <w:t>https://arxiv.org/abs/2302.13971</w:t>
        </w:r>
      </w:hyperlink>
      <w:r>
        <w:t>.</w:t>
      </w:r>
    </w:p>
    <w:p w14:paraId="20B7B41F" w14:textId="77777777" w:rsidR="00E33E41" w:rsidRDefault="00603C55" w:rsidP="00E50205">
      <w:pPr>
        <w:pStyle w:val="Bibliography"/>
      </w:pPr>
      <w:bookmarkStart w:id="541" w:name="ref-vanroo2025"/>
      <w:bookmarkEnd w:id="540"/>
      <w:r>
        <w:t xml:space="preserve">Van Roo, Ben. 2025. “NIPRGPT: Success, Criticism, and Future.” </w:t>
      </w:r>
      <w:hyperlink r:id="rId48">
        <w:r w:rsidR="00E33E41">
          <w:rPr>
            <w:rStyle w:val="Hyperlink"/>
          </w:rPr>
          <w:t>https://benvanroo.substack.com/p/niprgpt-success-criticism-and-future</w:t>
        </w:r>
      </w:hyperlink>
      <w:r>
        <w:t>.</w:t>
      </w:r>
    </w:p>
    <w:p w14:paraId="4285D71D" w14:textId="77777777" w:rsidR="00E33E41" w:rsidRDefault="00603C55" w:rsidP="00E50205">
      <w:pPr>
        <w:pStyle w:val="Bibliography"/>
      </w:pPr>
      <w:bookmarkStart w:id="542" w:name="ref-wampler2026"/>
      <w:bookmarkEnd w:id="541"/>
      <w:r>
        <w:t xml:space="preserve">Wampler, Daniel, Daniel Nielson, and Arash Seddighi. 2026. “Engineering the RAG Stack: A Comprehensive Review of the Architecture and Trust Frameworks for Retrieval-Augmented Generation Systems.” </w:t>
      </w:r>
      <w:r>
        <w:rPr>
          <w:i/>
          <w:iCs/>
        </w:rPr>
        <w:t>arXiv Preprint arXiv:2601.05264</w:t>
      </w:r>
      <w:r>
        <w:t xml:space="preserve">. </w:t>
      </w:r>
      <w:hyperlink r:id="rId49">
        <w:r w:rsidR="00E33E41">
          <w:rPr>
            <w:rStyle w:val="Hyperlink"/>
          </w:rPr>
          <w:t>https://arxiv.org/abs/2601.05264</w:t>
        </w:r>
      </w:hyperlink>
      <w:r>
        <w:t>.</w:t>
      </w:r>
    </w:p>
    <w:p w14:paraId="239A42D0" w14:textId="77777777" w:rsidR="00E33E41" w:rsidRDefault="00603C55" w:rsidP="00E50205">
      <w:pPr>
        <w:pStyle w:val="Bibliography"/>
      </w:pPr>
      <w:bookmarkStart w:id="543" w:name="ref-wang2024rag"/>
      <w:bookmarkEnd w:id="542"/>
      <w:r>
        <w:t xml:space="preserve">Wang, Xiaohua, Zhenghua Wang, Xuan Gao, et al. 2024. “Searching for Best Practices in Retrieval-Augmented Generation.” </w:t>
      </w:r>
      <w:r>
        <w:rPr>
          <w:i/>
          <w:iCs/>
        </w:rPr>
        <w:t>arXiv Preprint arXiv:2407.01219</w:t>
      </w:r>
      <w:r>
        <w:t xml:space="preserve">. </w:t>
      </w:r>
      <w:hyperlink r:id="rId50">
        <w:r w:rsidR="00E33E41">
          <w:rPr>
            <w:rStyle w:val="Hyperlink"/>
          </w:rPr>
          <w:t>https://arxiv.org/abs/2407.01219</w:t>
        </w:r>
      </w:hyperlink>
      <w:r>
        <w:t>.</w:t>
      </w:r>
    </w:p>
    <w:p w14:paraId="7001DFC7" w14:textId="77777777" w:rsidR="00E33E41" w:rsidRDefault="00603C55" w:rsidP="00E50205">
      <w:pPr>
        <w:pStyle w:val="Bibliography"/>
      </w:pPr>
      <w:bookmarkStart w:id="544" w:name="ref-wiley2025"/>
      <w:bookmarkEnd w:id="543"/>
      <w:r>
        <w:t xml:space="preserve">Wiley Law. 2025. “Updates to NIST Cybersecurity Guidance May Impact Government Contractors.” </w:t>
      </w:r>
      <w:hyperlink r:id="rId51">
        <w:r w:rsidR="00E33E41">
          <w:rPr>
            <w:rStyle w:val="Hyperlink"/>
          </w:rPr>
          <w:t>https://www.wiley.law/alert-Updates-to-NIST-Cybersecurity-Guidance-May-Impact-Government-Contractors</w:t>
        </w:r>
      </w:hyperlink>
      <w:r>
        <w:t>.</w:t>
      </w:r>
    </w:p>
    <w:p w14:paraId="12F2DAAB" w14:textId="77777777" w:rsidR="00E33E41" w:rsidRDefault="00603C55" w:rsidP="00E50205">
      <w:pPr>
        <w:pStyle w:val="Bibliography"/>
      </w:pPr>
      <w:bookmarkStart w:id="545" w:name="ref-yu2025rag"/>
      <w:bookmarkEnd w:id="544"/>
      <w:r>
        <w:t xml:space="preserve">Yu, Hao, Aoran Gan, Kai Zhang, Shiwei Tong, Qi Liu, and Zhaofeng Liu. 2025. “Evaluation of Retrieval-Augmented Generation: A Survey.” </w:t>
      </w:r>
      <w:r>
        <w:rPr>
          <w:i/>
          <w:iCs/>
        </w:rPr>
        <w:t>Big Data: 12th CCF Conference (BigData 2024)</w:t>
      </w:r>
      <w:r>
        <w:t xml:space="preserve">, Communications in computer and information science, vol. 2301: 102–20. </w:t>
      </w:r>
      <w:hyperlink r:id="rId52">
        <w:r w:rsidR="00E33E41">
          <w:rPr>
            <w:rStyle w:val="Hyperlink"/>
          </w:rPr>
          <w:t>https://doi.org/10.1007/978-981-96-1024-2_8</w:t>
        </w:r>
      </w:hyperlink>
      <w:r>
        <w:t>.</w:t>
      </w:r>
    </w:p>
    <w:p w14:paraId="09BB91E4" w14:textId="77777777" w:rsidR="00E33E41" w:rsidRDefault="00603C55" w:rsidP="00E50205">
      <w:pPr>
        <w:pStyle w:val="Bibliography"/>
      </w:pPr>
      <w:bookmarkStart w:id="546" w:name="ref-zenml2025"/>
      <w:bookmarkEnd w:id="545"/>
      <w:r>
        <w:t xml:space="preserve">ZenML. 2025. “We Tried and Tested 10 Best Vector Databases for RAG Pipelines.” </w:t>
      </w:r>
      <w:hyperlink r:id="rId53">
        <w:r w:rsidR="00E33E41">
          <w:rPr>
            <w:rStyle w:val="Hyperlink"/>
          </w:rPr>
          <w:t>https://www.zenml.io/blog/vector-databases-for-rag</w:t>
        </w:r>
      </w:hyperlink>
      <w:r>
        <w:t>.</w:t>
      </w:r>
    </w:p>
    <w:p w14:paraId="31F504ED" w14:textId="3F8462BC" w:rsidR="009A532F" w:rsidRPr="009A532F" w:rsidRDefault="009A532F" w:rsidP="00E50205">
      <w:pPr>
        <w:pStyle w:val="Bibliography"/>
        <w:rPr>
          <w:ins w:id="547" w:author="Keith Joiner" w:date="2026-05-10T02:38:00Z" w16du:dateUtc="2026-05-09T16:38:00Z"/>
          <w:lang w:val="en-AU"/>
        </w:rPr>
      </w:pPr>
      <w:ins w:id="548" w:author="Keith Joiner" w:date="2026-05-10T02:38:00Z" w16du:dateUtc="2026-05-09T16:38:00Z">
        <w:r w:rsidRPr="009A532F">
          <w:rPr>
            <w:lang w:val="en-AU"/>
          </w:rPr>
          <w:t>Zhao, W. X., Liu, J., Ren, R., and Wen, J.-R. 2024.</w:t>
        </w:r>
        <w:r>
          <w:rPr>
            <w:lang w:val="en-AU"/>
          </w:rPr>
          <w:t xml:space="preserve"> </w:t>
        </w:r>
        <w:r w:rsidRPr="009A532F">
          <w:rPr>
            <w:lang w:val="en-AU"/>
          </w:rPr>
          <w:t>“Dense Text Retrieval based on Pretrained Language Models: A Survey.”</w:t>
        </w:r>
        <w:r>
          <w:rPr>
            <w:lang w:val="en-AU"/>
          </w:rPr>
          <w:t xml:space="preserve"> </w:t>
        </w:r>
        <w:r w:rsidRPr="009A532F">
          <w:rPr>
            <w:i/>
            <w:iCs/>
            <w:lang w:val="en-AU"/>
          </w:rPr>
          <w:t>ACM Transactions on Information Systems (TOIS)</w:t>
        </w:r>
        <w:r w:rsidRPr="009A532F">
          <w:rPr>
            <w:lang w:val="en-AU"/>
          </w:rPr>
          <w:t>, 42(4), Article 89.</w:t>
        </w:r>
      </w:ins>
    </w:p>
    <w:p w14:paraId="7BD87B0B" w14:textId="77777777" w:rsidR="00E33E41" w:rsidRDefault="00603C55" w:rsidP="00E50205">
      <w:pPr>
        <w:pStyle w:val="Bibliography"/>
      </w:pPr>
      <w:bookmarkStart w:id="549" w:name="ref-zou2025"/>
      <w:bookmarkEnd w:id="546"/>
      <w:r>
        <w:t xml:space="preserve">Zou, Wei, Runpeng Geng, Binghui Wang, and Jinyuan Jia. 2025. “PoisonedRAG: Knowledge Corruption Attacks to Retrieval-Augmented Generation of Large Language Models.” </w:t>
      </w:r>
      <w:r>
        <w:rPr>
          <w:i/>
          <w:iCs/>
        </w:rPr>
        <w:t>USENIX Security Symposium</w:t>
      </w:r>
      <w:r>
        <w:t xml:space="preserve">. </w:t>
      </w:r>
      <w:hyperlink r:id="rId54">
        <w:r w:rsidR="00E33E41">
          <w:rPr>
            <w:rStyle w:val="Hyperlink"/>
          </w:rPr>
          <w:t>https://www.usenix.org/system/files/usenixsecurity25-zou-poisonedrag.pdf</w:t>
        </w:r>
      </w:hyperlink>
      <w:r>
        <w:t>.</w:t>
      </w:r>
      <w:bookmarkEnd w:id="474"/>
      <w:bookmarkEnd w:id="480"/>
      <w:bookmarkEnd w:id="549"/>
    </w:p>
    <w:sectPr w:rsidR="00E33E41">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2" w:author="Keith Joiner" w:date="2026-05-10T01:28:00Z" w:initials="KJ">
    <w:p w14:paraId="1146046C" w14:textId="77777777" w:rsidR="003D5C99" w:rsidRDefault="003D5C99" w:rsidP="003D5C99">
      <w:pPr>
        <w:pStyle w:val="CommentText"/>
      </w:pPr>
      <w:r>
        <w:rPr>
          <w:rStyle w:val="CommentReference"/>
        </w:rPr>
        <w:annotationRef/>
      </w:r>
      <w:r>
        <w:t>Improve the wording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4604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0CC06E" w16cex:dateUtc="2026-05-09T1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46046C" w16cid:durableId="670CC0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D853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51B62E7"/>
    <w:multiLevelType w:val="hybridMultilevel"/>
    <w:tmpl w:val="05BEC48E"/>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 w15:restartNumberingAfterBreak="0">
    <w:nsid w:val="27D72A5F"/>
    <w:multiLevelType w:val="hybridMultilevel"/>
    <w:tmpl w:val="4CFA6E88"/>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3" w15:restartNumberingAfterBreak="0">
    <w:nsid w:val="52221747"/>
    <w:multiLevelType w:val="hybridMultilevel"/>
    <w:tmpl w:val="721C1C5A"/>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4" w15:restartNumberingAfterBreak="0">
    <w:nsid w:val="63C140CF"/>
    <w:multiLevelType w:val="hybridMultilevel"/>
    <w:tmpl w:val="FA3A3E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7C71373"/>
    <w:multiLevelType w:val="hybridMultilevel"/>
    <w:tmpl w:val="AA947D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7896886">
    <w:abstractNumId w:val="0"/>
  </w:num>
  <w:num w:numId="2" w16cid:durableId="793793403">
    <w:abstractNumId w:val="3"/>
  </w:num>
  <w:num w:numId="3" w16cid:durableId="1955138325">
    <w:abstractNumId w:val="5"/>
  </w:num>
  <w:num w:numId="4" w16cid:durableId="1765226143">
    <w:abstractNumId w:val="2"/>
  </w:num>
  <w:num w:numId="5" w16cid:durableId="1676228538">
    <w:abstractNumId w:val="1"/>
  </w:num>
  <w:num w:numId="6" w16cid:durableId="140780152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ith Joiner">
    <w15:presenceInfo w15:providerId="AD" w15:userId="S::z9904244@ad.unsw.edu.au::c439b74f-8536-4493-9cbe-ae0c6e4cbe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E41"/>
    <w:rsid w:val="000E26AC"/>
    <w:rsid w:val="00167ED9"/>
    <w:rsid w:val="001E167C"/>
    <w:rsid w:val="00231B0E"/>
    <w:rsid w:val="00277653"/>
    <w:rsid w:val="0028070B"/>
    <w:rsid w:val="002D6BEF"/>
    <w:rsid w:val="003D5C99"/>
    <w:rsid w:val="003F0EAB"/>
    <w:rsid w:val="004251D0"/>
    <w:rsid w:val="004F76AF"/>
    <w:rsid w:val="00505B24"/>
    <w:rsid w:val="005A6F77"/>
    <w:rsid w:val="005C08FD"/>
    <w:rsid w:val="00603C55"/>
    <w:rsid w:val="006845A5"/>
    <w:rsid w:val="006D6004"/>
    <w:rsid w:val="00736570"/>
    <w:rsid w:val="007B7007"/>
    <w:rsid w:val="00824F91"/>
    <w:rsid w:val="008474F3"/>
    <w:rsid w:val="008D6537"/>
    <w:rsid w:val="009A532F"/>
    <w:rsid w:val="009B61AF"/>
    <w:rsid w:val="00A10CFD"/>
    <w:rsid w:val="00A6768F"/>
    <w:rsid w:val="00A83F97"/>
    <w:rsid w:val="00A84AB6"/>
    <w:rsid w:val="00A85B44"/>
    <w:rsid w:val="00AF3C91"/>
    <w:rsid w:val="00B11954"/>
    <w:rsid w:val="00B21A12"/>
    <w:rsid w:val="00BD66B5"/>
    <w:rsid w:val="00D561EA"/>
    <w:rsid w:val="00D8771C"/>
    <w:rsid w:val="00DB19A5"/>
    <w:rsid w:val="00E33E41"/>
    <w:rsid w:val="00E50205"/>
    <w:rsid w:val="00EF3EC2"/>
    <w:rsid w:val="00F13F64"/>
    <w:rsid w:val="00F619D8"/>
    <w:rsid w:val="00FA0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A0385"/>
  <w15:docId w15:val="{E63391A9-7DD6-4E76-9757-4CC0237B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6845A5"/>
    <w:rPr>
      <w:color w:val="605E5C"/>
      <w:shd w:val="clear" w:color="auto" w:fill="E1DFDD"/>
    </w:rPr>
  </w:style>
  <w:style w:type="paragraph" w:styleId="ListParagraph">
    <w:name w:val="List Paragraph"/>
    <w:basedOn w:val="Normal"/>
    <w:rsid w:val="000E26AC"/>
    <w:pPr>
      <w:ind w:left="720"/>
      <w:contextualSpacing/>
    </w:pPr>
  </w:style>
  <w:style w:type="character" w:styleId="CommentReference">
    <w:name w:val="annotation reference"/>
    <w:basedOn w:val="DefaultParagraphFont"/>
    <w:rsid w:val="003D5C99"/>
    <w:rPr>
      <w:sz w:val="16"/>
      <w:szCs w:val="16"/>
    </w:rPr>
  </w:style>
  <w:style w:type="paragraph" w:styleId="CommentText">
    <w:name w:val="annotation text"/>
    <w:basedOn w:val="Normal"/>
    <w:link w:val="CommentTextChar"/>
    <w:rsid w:val="003D5C99"/>
    <w:rPr>
      <w:sz w:val="20"/>
      <w:szCs w:val="20"/>
    </w:rPr>
  </w:style>
  <w:style w:type="character" w:customStyle="1" w:styleId="CommentTextChar">
    <w:name w:val="Comment Text Char"/>
    <w:basedOn w:val="DefaultParagraphFont"/>
    <w:link w:val="CommentText"/>
    <w:rsid w:val="003D5C99"/>
    <w:rPr>
      <w:sz w:val="20"/>
      <w:szCs w:val="20"/>
    </w:rPr>
  </w:style>
  <w:style w:type="paragraph" w:styleId="CommentSubject">
    <w:name w:val="annotation subject"/>
    <w:basedOn w:val="CommentText"/>
    <w:next w:val="CommentText"/>
    <w:link w:val="CommentSubjectChar"/>
    <w:rsid w:val="003D5C99"/>
    <w:rPr>
      <w:b/>
      <w:bCs/>
    </w:rPr>
  </w:style>
  <w:style w:type="character" w:customStyle="1" w:styleId="CommentSubjectChar">
    <w:name w:val="Comment Subject Char"/>
    <w:basedOn w:val="CommentTextChar"/>
    <w:link w:val="CommentSubject"/>
    <w:rsid w:val="003D5C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mcpdig.2024.11.005" TargetMode="External"/><Relationship Id="rId18" Type="http://schemas.openxmlformats.org/officeDocument/2006/relationships/hyperlink" Target="https://arxiv.org/abs/2005.14165" TargetMode="External"/><Relationship Id="rId26" Type="http://schemas.openxmlformats.org/officeDocument/2006/relationships/hyperlink" Target="https://domino.ai/blog/domino-automates-the-cdao-ai-test-and-evaluation-framework" TargetMode="External"/><Relationship Id="rId39" Type="http://schemas.openxmlformats.org/officeDocument/2006/relationships/hyperlink" Target="https://aaf.dau.edu/storage/2025/03/DTE_of_AIES_Guidebook_Final_26Feb25_signed.pdf" TargetMode="External"/><Relationship Id="rId21" Type="http://schemas.openxmlformats.org/officeDocument/2006/relationships/hyperlink" Target="https://arxiv.org/abs/2511.03261" TargetMode="External"/><Relationship Id="rId34" Type="http://schemas.openxmlformats.org/officeDocument/2006/relationships/hyperlink" Target="https://doi.org/10.3390/app16010368" TargetMode="External"/><Relationship Id="rId42" Type="http://schemas.openxmlformats.org/officeDocument/2006/relationships/hyperlink" Target="https://doi.org/10.1101/2025.04.29.25326696" TargetMode="External"/><Relationship Id="rId47" Type="http://schemas.openxmlformats.org/officeDocument/2006/relationships/hyperlink" Target="https://arxiv.org/abs/2302.13971" TargetMode="External"/><Relationship Id="rId50" Type="http://schemas.openxmlformats.org/officeDocument/2006/relationships/hyperlink" Target="https://arxiv.org/abs/2407.01219" TargetMode="External"/><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asksage.ai/who-we-serve/defense-industrial-base" TargetMode="External"/><Relationship Id="rId29" Type="http://schemas.openxmlformats.org/officeDocument/2006/relationships/hyperlink" Target="https://www.gigaspaces.com/blog/best-vector-database-solutions-for-rag-applications" TargetMode="External"/><Relationship Id="rId11" Type="http://schemas.microsoft.com/office/2016/09/relationships/commentsIds" Target="commentsIds.xml"/><Relationship Id="rId24" Type="http://schemas.openxmlformats.org/officeDocument/2006/relationships/hyperlink" Target="https://dodcio.defense.gov/Portals/0/Documents/Library/AI-CybersecurityRMTailoringGuide.pdf" TargetMode="External"/><Relationship Id="rId32" Type="http://schemas.openxmlformats.org/officeDocument/2006/relationships/hyperlink" Target="https://www.ibm.com/think/architectures/rag-cookbook/orchestration" TargetMode="External"/><Relationship Id="rId37" Type="http://schemas.openxmlformats.org/officeDocument/2006/relationships/hyperlink" Target="https://www.nationalacademies.org/read/27092/chapter/3" TargetMode="External"/><Relationship Id="rId40" Type="http://schemas.openxmlformats.org/officeDocument/2006/relationships/hyperlink" Target="https://arxiv.org/abs/2410.12812" TargetMode="External"/><Relationship Id="rId45" Type="http://schemas.openxmlformats.org/officeDocument/2006/relationships/hyperlink" Target="https://arxiv.org/html/2311.09476v2" TargetMode="External"/><Relationship Id="rId53" Type="http://schemas.openxmlformats.org/officeDocument/2006/relationships/hyperlink" Target="https://www.zenml.io/blog/vector-databases-for-rag" TargetMode="External"/><Relationship Id="rId5" Type="http://schemas.openxmlformats.org/officeDocument/2006/relationships/webSettings" Target="webSettings.xml"/><Relationship Id="rId19" Type="http://schemas.openxmlformats.org/officeDocument/2006/relationships/hyperlink" Target="https://www.nber.org/system/files/working_papers/w31161/w31161.pdf"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aws.amazon.com/what-is/retrieval-augmented-generation" TargetMode="External"/><Relationship Id="rId22" Type="http://schemas.openxmlformats.org/officeDocument/2006/relationships/hyperlink" Target="https://defensescoop.com/2025/12/09/genai-mil-platform-dod-commercial-ai-models-agentic-tools-google-gemini" TargetMode="External"/><Relationship Id="rId27" Type="http://schemas.openxmlformats.org/officeDocument/2006/relationships/hyperlink" Target="https://arxiv.org/abs/2312.10997" TargetMode="External"/><Relationship Id="rId30" Type="http://schemas.openxmlformats.org/officeDocument/2006/relationships/hyperlink" Target="https://grsee.com/resources/fed-assess/dod-cloud-security-requirements-how-to-secure-cloud-adoption" TargetMode="External"/><Relationship Id="rId35" Type="http://schemas.openxmlformats.org/officeDocument/2006/relationships/hyperlink" Target="https://arxiv.org/abs/2005.11401" TargetMode="External"/><Relationship Id="rId43" Type="http://schemas.openxmlformats.org/officeDocument/2006/relationships/hyperlink" Target="https://www.promptingguide.ai/research/rag" TargetMode="External"/><Relationship Id="rId48" Type="http://schemas.openxmlformats.org/officeDocument/2006/relationships/hyperlink" Target="https://benvanroo.substack.com/p/niprgpt-success-criticism-and-future" TargetMode="External"/><Relationship Id="rId56" Type="http://schemas.microsoft.com/office/2011/relationships/people" Target="people.xml"/><Relationship Id="rId8" Type="http://schemas.openxmlformats.org/officeDocument/2006/relationships/image" Target="media/image3.png"/><Relationship Id="rId51" Type="http://schemas.openxmlformats.org/officeDocument/2006/relationships/hyperlink" Target="https://www.wiley.law/alert-Updates-to-NIST-Cybersecurity-Guidance-May-Impact-Government-Contractors"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doi.org/10.3390/bdcc9120320" TargetMode="External"/><Relationship Id="rId25" Type="http://schemas.openxmlformats.org/officeDocument/2006/relationships/hyperlink" Target="https://media.defense.gov/2026/Jan/08/2003852320/-1/-1/0/CTR_ZERO_TRUST_IMPLEMENTATION_GUIDELINE_PRIMER.PDF" TargetMode="External"/><Relationship Id="rId33" Type="http://schemas.openxmlformats.org/officeDocument/2006/relationships/hyperlink" Target="https://ijonis.com/en/rag-systems-enterprise" TargetMode="External"/><Relationship Id="rId38" Type="http://schemas.openxmlformats.org/officeDocument/2006/relationships/hyperlink" Target="https://www.nist.gov/itl/ai-risk-management-framework" TargetMode="External"/><Relationship Id="rId46" Type="http://schemas.openxmlformats.org/officeDocument/2006/relationships/hyperlink" Target="https://stackoverflow.blog/2023/10/18/retrieval-augmented-generation-keeping-llms-relevant-and-current" TargetMode="External"/><Relationship Id="rId20" Type="http://schemas.openxmlformats.org/officeDocument/2006/relationships/hyperlink" Target="https://resources.data.gov/assets/documents/Zero-Trust-DataSecurityGuide_RevisedMay2025_CIO.govVersion.pdf" TargetMode="External"/><Relationship Id="rId41" Type="http://schemas.openxmlformats.org/officeDocument/2006/relationships/hyperlink" Target="https://www.useparagon.com/blog/comprehensive-guide-to-the-rag-tech-stack" TargetMode="External"/><Relationship Id="rId54" Type="http://schemas.openxmlformats.org/officeDocument/2006/relationships/hyperlink" Target="https://www.usenix.org/system/files/usenixsecurity25-zou-poisonedrag.pdf"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asksage.ai/who-we-serve/defense-industrial-base" TargetMode="External"/><Relationship Id="rId23" Type="http://schemas.openxmlformats.org/officeDocument/2006/relationships/hyperlink" Target="https://dev.to/seasia_infotech_899dc2c59/inside-a-production-rag-system-architecture-stack-and-lessons-learned-28h7" TargetMode="External"/><Relationship Id="rId28" Type="http://schemas.openxmlformats.org/officeDocument/2006/relationships/hyperlink" Target="https://www.gdit.com/perspectives/latest/how-adaptive-rag-makes-generative-ai-more-reliable-for-defense-missions" TargetMode="External"/><Relationship Id="rId36" Type="http://schemas.openxmlformats.org/officeDocument/2006/relationships/hyperlink" Target="https://techcommunity.microsoft.com/blog/microsoftdefendercloudblog/architecting-trust-a-nist-based-security-governance-framework-for-ai-agents/4490556" TargetMode="External"/><Relationship Id="rId49" Type="http://schemas.openxmlformats.org/officeDocument/2006/relationships/hyperlink" Target="https://arxiv.org/abs/2601.05264" TargetMode="External"/><Relationship Id="rId57" Type="http://schemas.openxmlformats.org/officeDocument/2006/relationships/theme" Target="theme/theme1.xml"/><Relationship Id="rId10" Type="http://schemas.microsoft.com/office/2011/relationships/commentsExtended" Target="commentsExtended.xml"/><Relationship Id="rId31" Type="http://schemas.openxmlformats.org/officeDocument/2006/relationships/hyperlink" Target="https://www.ibm.com/think/topics/retrieval-augmented-generation" TargetMode="External"/><Relationship Id="rId44" Type="http://schemas.openxmlformats.org/officeDocument/2006/relationships/hyperlink" Target="https://www.promptingguide.ai/research/rag" TargetMode="External"/><Relationship Id="rId52" Type="http://schemas.openxmlformats.org/officeDocument/2006/relationships/hyperlink" Target="https://doi.org/10.1007/978-981-96-1024-2_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0B0D7-15E3-47FB-BB2F-622845CD9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10514</Words>
  <Characters>59935</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RAG for DoW Test &amp; Evaluation: Architecture, Security, and Automated Report Generation</vt:lpstr>
    </vt:vector>
  </TitlesOfParts>
  <Company/>
  <LinksUpToDate>false</LinksUpToDate>
  <CharactersWithSpaces>70309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for DoW Test &amp; Evaluation: Architecture, Security, and Automated Report Generation</dc:title>
  <dc:creator>Michael Soltys;Sam Bright</dc:creator>
  <cp:keywords/>
  <cp:lastModifiedBy>Keith Joiner</cp:lastModifiedBy>
  <cp:revision>2</cp:revision>
  <dcterms:created xsi:type="dcterms:W3CDTF">2026-05-09T16:43:00Z</dcterms:created>
  <dcterms:modified xsi:type="dcterms:W3CDTF">2026-05-09T16:43:00Z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1.0 This paper presents a comprehensive examination of Retrieval-Augmented Generation (RAG) as a production-deployable AI capability for Department of War (DoW) Test and Evaluation (T&amp;E) programs. The paper is organized around four core arguments: (1) RAG architecturally outperforms general-purpose Large Language Models (LLMs) for domain-specific T&amp;E tasks by grounding inference in authoritative, mission-curated knowledge bases rather than relying solely on parametric memory; (2) production DoW RAG systems require a specific, layered architecture spanning document ingestion, vector indexing, retrieval orchestration, generation, and observability, deployable across cloud impact levels IL4 through IL6; (3) operating RAG with Controlled Unclassified Information (CUI) and classified data requires a security control regime drawn from NIST SP 800-53, the DoD Risk Management Framework (RMF), CMMC, Zero Trust Architecture (ZTA) principles, and DISA impact-level guidance; and (4) few-shot prompting transforms a RAG question-answering pipeline into a structured, automated report generation capability that materially reduces analyst workload and accelerates T&amp;E deliverables such as Test Plans, Test Reports, and Interim Fielding Assessments. Together these arguments establish the theoretical and practical foundation for a full-lifecycle RAG deployment within a DoW T&amp;E enterprise. We ground the discussion in a case study of a production RAG system the authors deployed on AWS GovCloud for a Navy warfare center, providing concrete evidence of the layered architecture in operational use.</vt:lpwstr>
  </property>
  <property fmtid="{D5CDD505-2E9C-101B-9397-08002B2CF9AE}" pid="3" name="bibliography">
    <vt:lpwstr>rag.bib</vt:lpwstr>
  </property>
  <property fmtid="{D5CDD505-2E9C-101B-9397-08002B2CF9AE}" pid="4" name="date">
    <vt:lpwstr>2026-05-07</vt:lpwstr>
  </property>
  <property fmtid="{D5CDD505-2E9C-101B-9397-08002B2CF9AE}" pid="5" name="MSIP_Label_5d072a9f-d341-458c-baa3-f5e3d06613bb_Enabled">
    <vt:lpwstr>true</vt:lpwstr>
  </property>
  <property fmtid="{D5CDD505-2E9C-101B-9397-08002B2CF9AE}" pid="6" name="MSIP_Label_5d072a9f-d341-458c-baa3-f5e3d06613bb_SetDate">
    <vt:lpwstr>2026-05-07T23:25:57Z</vt:lpwstr>
  </property>
  <property fmtid="{D5CDD505-2E9C-101B-9397-08002B2CF9AE}" pid="7" name="MSIP_Label_5d072a9f-d341-458c-baa3-f5e3d06613bb_Method">
    <vt:lpwstr>Standard</vt:lpwstr>
  </property>
  <property fmtid="{D5CDD505-2E9C-101B-9397-08002B2CF9AE}" pid="8" name="MSIP_Label_5d072a9f-d341-458c-baa3-f5e3d06613bb_Name">
    <vt:lpwstr>General</vt:lpwstr>
  </property>
  <property fmtid="{D5CDD505-2E9C-101B-9397-08002B2CF9AE}" pid="9" name="MSIP_Label_5d072a9f-d341-458c-baa3-f5e3d06613bb_SiteId">
    <vt:lpwstr>8d819016-443b-4cae-b645-f22537f48886</vt:lpwstr>
  </property>
  <property fmtid="{D5CDD505-2E9C-101B-9397-08002B2CF9AE}" pid="10" name="MSIP_Label_5d072a9f-d341-458c-baa3-f5e3d06613bb_ActionId">
    <vt:lpwstr>bd4ef12b-83dc-4637-b2c9-2621cbd1c5d3</vt:lpwstr>
  </property>
  <property fmtid="{D5CDD505-2E9C-101B-9397-08002B2CF9AE}" pid="11" name="MSIP_Label_5d072a9f-d341-458c-baa3-f5e3d06613bb_ContentBits">
    <vt:lpwstr>0</vt:lpwstr>
  </property>
  <property fmtid="{D5CDD505-2E9C-101B-9397-08002B2CF9AE}" pid="12" name="MSIP_Label_5d072a9f-d341-458c-baa3-f5e3d06613bb_Tag">
    <vt:lpwstr>10, 3, 0, 1</vt:lpwstr>
  </property>
  <property fmtid="{D5CDD505-2E9C-101B-9397-08002B2CF9AE}" pid="13" name="GrammarlyDocumentId">
    <vt:lpwstr>23c1e5ff-1a39-43bf-be06-5f634073a78f</vt:lpwstr>
  </property>
</Properties>
</file>